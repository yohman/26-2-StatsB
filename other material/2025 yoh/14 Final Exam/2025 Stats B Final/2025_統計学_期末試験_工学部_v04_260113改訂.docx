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b"/>
        <w:tblW w:w="0" w:type="auto"/>
        <w:tblInd w:w="108" w:type="dxa"/>
        <w:tblLook w:val="04A0" w:firstRow="1" w:lastRow="0" w:firstColumn="1" w:lastColumn="0" w:noHBand="0" w:noVBand="1"/>
      </w:tblPr>
      <w:tblGrid>
        <w:gridCol w:w="10087"/>
      </w:tblGrid>
      <w:tr w:rsidR="00C80216" w:rsidRPr="00926E98" w14:paraId="7F92948A" w14:textId="77777777" w:rsidTr="00E25F59">
        <w:tc>
          <w:tcPr>
            <w:tcW w:w="10206" w:type="dxa"/>
          </w:tcPr>
          <w:p w14:paraId="6D93199F" w14:textId="77777777" w:rsidR="00C77F72" w:rsidRPr="00926E98" w:rsidRDefault="00C80216" w:rsidP="00B06DCE">
            <w:pPr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926E98">
              <w:rPr>
                <w:rFonts w:ascii="BIZ UDPゴシック" w:eastAsia="BIZ UDPゴシック" w:hAnsi="BIZ UDPゴシック" w:hint="eastAsia"/>
                <w:sz w:val="18"/>
                <w:szCs w:val="18"/>
              </w:rPr>
              <w:t>【注意】</w:t>
            </w:r>
            <w:r w:rsidR="00E25F59" w:rsidRPr="00926E98">
              <w:rPr>
                <w:rFonts w:ascii="BIZ UDPゴシック" w:eastAsia="BIZ UDPゴシック" w:hAnsi="BIZ UDPゴシック" w:hint="eastAsia"/>
                <w:sz w:val="18"/>
                <w:szCs w:val="18"/>
              </w:rPr>
              <w:t xml:space="preserve">　</w:t>
            </w:r>
          </w:p>
          <w:p w14:paraId="4DF99DE6" w14:textId="64C1F116" w:rsidR="006603BC" w:rsidRPr="00926E98" w:rsidRDefault="00347877" w:rsidP="00B27C81">
            <w:pPr>
              <w:pStyle w:val="a5"/>
              <w:numPr>
                <w:ilvl w:val="0"/>
                <w:numId w:val="6"/>
              </w:numPr>
              <w:ind w:leftChars="0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926E98">
              <w:rPr>
                <w:rFonts w:ascii="BIZ UDPゴシック" w:eastAsia="BIZ UDPゴシック" w:hAnsi="BIZ UDPゴシック" w:hint="eastAsia"/>
                <w:sz w:val="18"/>
                <w:szCs w:val="18"/>
              </w:rPr>
              <w:t>筆記用具</w:t>
            </w:r>
            <w:r w:rsidR="00CA04C8">
              <w:rPr>
                <w:rFonts w:ascii="BIZ UDPゴシック" w:eastAsia="BIZ UDPゴシック" w:hAnsi="BIZ UDPゴシック" w:hint="eastAsia"/>
                <w:sz w:val="18"/>
                <w:szCs w:val="18"/>
              </w:rPr>
              <w:t>，</w:t>
            </w:r>
            <w:r w:rsidR="00C80216" w:rsidRPr="00926E98">
              <w:rPr>
                <w:rFonts w:ascii="BIZ UDPゴシック" w:eastAsia="BIZ UDPゴシック" w:hAnsi="BIZ UDPゴシック" w:hint="eastAsia"/>
                <w:sz w:val="18"/>
                <w:szCs w:val="18"/>
              </w:rPr>
              <w:t>電卓（スマートフォン</w:t>
            </w:r>
            <w:r w:rsidR="00926E98" w:rsidRPr="00926E98">
              <w:rPr>
                <w:rFonts w:ascii="BIZ UDPゴシック" w:eastAsia="BIZ UDPゴシック" w:hAnsi="BIZ UDPゴシック" w:hint="eastAsia"/>
                <w:sz w:val="18"/>
                <w:szCs w:val="18"/>
              </w:rPr>
              <w:t>・P</w:t>
            </w:r>
            <w:r w:rsidR="00926E98" w:rsidRPr="00926E98">
              <w:rPr>
                <w:rFonts w:ascii="BIZ UDPゴシック" w:eastAsia="BIZ UDPゴシック" w:hAnsi="BIZ UDPゴシック"/>
                <w:sz w:val="18"/>
                <w:szCs w:val="18"/>
              </w:rPr>
              <w:t>C</w:t>
            </w:r>
            <w:r w:rsidR="00C80216" w:rsidRPr="00926E98">
              <w:rPr>
                <w:rFonts w:ascii="BIZ UDPゴシック" w:eastAsia="BIZ UDPゴシック" w:hAnsi="BIZ UDPゴシック" w:hint="eastAsia"/>
                <w:sz w:val="18"/>
                <w:szCs w:val="18"/>
              </w:rPr>
              <w:t>は不可）</w:t>
            </w:r>
            <w:r w:rsidR="00C77F72" w:rsidRPr="00926E98">
              <w:rPr>
                <w:rFonts w:ascii="BIZ UDPゴシック" w:eastAsia="BIZ UDPゴシック" w:hAnsi="BIZ UDPゴシック" w:hint="eastAsia"/>
                <w:sz w:val="18"/>
                <w:szCs w:val="18"/>
              </w:rPr>
              <w:t>のみ持ち込み可</w:t>
            </w:r>
            <w:r w:rsidR="00CA04C8">
              <w:rPr>
                <w:rFonts w:ascii="BIZ UDPゴシック" w:eastAsia="BIZ UDPゴシック" w:hAnsi="BIZ UDPゴシック" w:hint="eastAsia"/>
                <w:sz w:val="18"/>
                <w:szCs w:val="18"/>
              </w:rPr>
              <w:t>．</w:t>
            </w:r>
          </w:p>
          <w:p w14:paraId="1C951524" w14:textId="2D652AAA" w:rsidR="00C77F72" w:rsidRPr="00926E98" w:rsidRDefault="00C77F72" w:rsidP="00B27C81">
            <w:pPr>
              <w:pStyle w:val="a5"/>
              <w:numPr>
                <w:ilvl w:val="0"/>
                <w:numId w:val="6"/>
              </w:numPr>
              <w:ind w:leftChars="0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926E98">
              <w:rPr>
                <w:rFonts w:ascii="BIZ UDPゴシック" w:eastAsia="BIZ UDPゴシック" w:hAnsi="BIZ UDPゴシック" w:hint="eastAsia"/>
                <w:sz w:val="18"/>
                <w:szCs w:val="18"/>
              </w:rPr>
              <w:t>問題を解く際は</w:t>
            </w:r>
            <w:r w:rsidR="00CA04C8">
              <w:rPr>
                <w:rFonts w:ascii="BIZ UDPゴシック" w:eastAsia="BIZ UDPゴシック" w:hAnsi="BIZ UDPゴシック" w:hint="eastAsia"/>
                <w:sz w:val="18"/>
                <w:szCs w:val="18"/>
              </w:rPr>
              <w:t>，</w:t>
            </w:r>
            <w:r w:rsidRPr="00926E98">
              <w:rPr>
                <w:rFonts w:ascii="BIZ UDPゴシック" w:eastAsia="BIZ UDPゴシック" w:hAnsi="BIZ UDPゴシック" w:hint="eastAsia"/>
                <w:sz w:val="18"/>
                <w:szCs w:val="18"/>
                <w:u w:val="wave"/>
              </w:rPr>
              <w:t>計算過程を必ず示す</w:t>
            </w:r>
            <w:r w:rsidRPr="00926E98">
              <w:rPr>
                <w:rFonts w:ascii="BIZ UDPゴシック" w:eastAsia="BIZ UDPゴシック" w:hAnsi="BIZ UDPゴシック" w:hint="eastAsia"/>
                <w:sz w:val="18"/>
                <w:szCs w:val="18"/>
              </w:rPr>
              <w:t>こと</w:t>
            </w:r>
            <w:r w:rsidR="00CA04C8">
              <w:rPr>
                <w:rFonts w:ascii="BIZ UDPゴシック" w:eastAsia="BIZ UDPゴシック" w:hAnsi="BIZ UDPゴシック" w:hint="eastAsia"/>
                <w:sz w:val="18"/>
                <w:szCs w:val="18"/>
              </w:rPr>
              <w:t>．</w:t>
            </w:r>
          </w:p>
          <w:p w14:paraId="20168CBD" w14:textId="3758DE4C" w:rsidR="00C77F72" w:rsidRPr="00926E98" w:rsidRDefault="00C77F72" w:rsidP="00B27C81">
            <w:pPr>
              <w:pStyle w:val="a5"/>
              <w:numPr>
                <w:ilvl w:val="0"/>
                <w:numId w:val="6"/>
              </w:numPr>
              <w:ind w:leftChars="0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926E98">
              <w:rPr>
                <w:rFonts w:ascii="BIZ UDPゴシック" w:eastAsia="BIZ UDPゴシック" w:hAnsi="BIZ UDPゴシック" w:hint="eastAsia"/>
                <w:sz w:val="18"/>
                <w:szCs w:val="18"/>
              </w:rPr>
              <w:t>小数点以下は</w:t>
            </w:r>
            <w:r w:rsidR="00CA04C8">
              <w:rPr>
                <w:rFonts w:ascii="BIZ UDPゴシック" w:eastAsia="BIZ UDPゴシック" w:hAnsi="BIZ UDPゴシック" w:hint="eastAsia"/>
                <w:sz w:val="18"/>
                <w:szCs w:val="18"/>
              </w:rPr>
              <w:t>，</w:t>
            </w:r>
            <w:r w:rsidR="00645489" w:rsidRPr="00627167">
              <w:rPr>
                <w:rFonts w:ascii="BIZ UDPゴシック" w:eastAsia="BIZ UDPゴシック" w:hAnsi="BIZ UDPゴシック" w:hint="eastAsia"/>
                <w:sz w:val="18"/>
                <w:szCs w:val="18"/>
                <w:u w:val="wave"/>
              </w:rPr>
              <w:t>指定がない限りは小数点以下2桁</w:t>
            </w:r>
            <w:r w:rsidR="00645489">
              <w:rPr>
                <w:rFonts w:ascii="BIZ UDPゴシック" w:eastAsia="BIZ UDPゴシック" w:hAnsi="BIZ UDPゴシック" w:hint="eastAsia"/>
                <w:sz w:val="18"/>
                <w:szCs w:val="18"/>
              </w:rPr>
              <w:t>で回答する</w:t>
            </w:r>
            <w:r w:rsidRPr="00926E98">
              <w:rPr>
                <w:rFonts w:ascii="BIZ UDPゴシック" w:eastAsia="BIZ UDPゴシック" w:hAnsi="BIZ UDPゴシック" w:hint="eastAsia"/>
                <w:sz w:val="18"/>
                <w:szCs w:val="18"/>
              </w:rPr>
              <w:t>こと</w:t>
            </w:r>
            <w:r w:rsidR="00645489"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（四捨五入）</w:t>
            </w:r>
            <w:r w:rsidR="00CA04C8">
              <w:rPr>
                <w:rFonts w:ascii="BIZ UDPゴシック" w:eastAsia="BIZ UDPゴシック" w:hAnsi="BIZ UDPゴシック" w:hint="eastAsia"/>
                <w:sz w:val="18"/>
                <w:szCs w:val="18"/>
              </w:rPr>
              <w:t>．</w:t>
            </w:r>
          </w:p>
          <w:p w14:paraId="4D070BEE" w14:textId="3BB29220" w:rsidR="00C77F72" w:rsidRPr="00645489" w:rsidRDefault="00C77F72" w:rsidP="00C61FF7">
            <w:pPr>
              <w:pStyle w:val="a5"/>
              <w:numPr>
                <w:ilvl w:val="0"/>
                <w:numId w:val="6"/>
              </w:numPr>
              <w:ind w:leftChars="0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645489">
              <w:rPr>
                <w:rFonts w:ascii="BIZ UDPゴシック" w:eastAsia="BIZ UDPゴシック" w:hAnsi="BIZ UDPゴシック" w:hint="eastAsia"/>
                <w:sz w:val="18"/>
                <w:szCs w:val="18"/>
              </w:rPr>
              <w:t>必要に応じて次の分布関数を用いて</w:t>
            </w:r>
            <w:r w:rsidR="00B06DCE" w:rsidRPr="00645489">
              <w:rPr>
                <w:rFonts w:ascii="BIZ UDPゴシック" w:eastAsia="BIZ UDPゴシック" w:hAnsi="BIZ UDPゴシック" w:hint="eastAsia"/>
                <w:sz w:val="18"/>
                <w:szCs w:val="18"/>
              </w:rPr>
              <w:t>よ</w:t>
            </w:r>
            <w:r w:rsidRPr="00645489">
              <w:rPr>
                <w:rFonts w:ascii="BIZ UDPゴシック" w:eastAsia="BIZ UDPゴシック" w:hAnsi="BIZ UDPゴシック" w:hint="eastAsia"/>
                <w:sz w:val="18"/>
                <w:szCs w:val="18"/>
              </w:rPr>
              <w:t>い</w:t>
            </w:r>
            <w:r w:rsidR="00CA04C8" w:rsidRPr="00645489">
              <w:rPr>
                <w:rFonts w:ascii="BIZ UDPゴシック" w:eastAsia="BIZ UDPゴシック" w:hAnsi="BIZ UDPゴシック" w:hint="eastAsia"/>
                <w:sz w:val="18"/>
                <w:szCs w:val="18"/>
              </w:rPr>
              <w:t>．</w:t>
            </w:r>
            <w:r w:rsidR="00645489" w:rsidRPr="00645489">
              <w:rPr>
                <w:rFonts w:ascii="BIZ UDPゴシック" w:eastAsia="BIZ UDPゴシック" w:hAnsi="BIZ UDPゴシック" w:hint="eastAsia"/>
                <w:sz w:val="18"/>
                <w:szCs w:val="18"/>
              </w:rPr>
              <w:t xml:space="preserve">　</w:t>
            </w:r>
            <w:ins w:id="0" w:author="須永大介" w:date="2026-01-13T19:44:00Z" w16du:dateUtc="2026-01-13T10:44:00Z">
              <w:r w:rsidR="00195724">
                <w:rPr>
                  <w:rFonts w:ascii="BIZ UDPゴシック" w:eastAsia="BIZ UDPゴシック" w:hAnsi="BIZ UDPゴシック"/>
                  <w:sz w:val="18"/>
                  <w:szCs w:val="18"/>
                </w:rPr>
                <w:br/>
              </w:r>
            </w:ins>
            <w:r w:rsidRPr="00645489">
              <w:rPr>
                <w:rFonts w:ascii="BIZ UDPゴシック" w:eastAsia="BIZ UDPゴシック" w:hAnsi="BIZ UDPゴシック" w:hint="eastAsia"/>
                <w:sz w:val="18"/>
                <w:szCs w:val="18"/>
              </w:rPr>
              <w:t>二項分布関数：</w:t>
            </w:r>
            <w:r w:rsidR="00C55547" w:rsidRPr="00645489">
              <w:rPr>
                <w:rFonts w:ascii="BIZ UDPゴシック" w:eastAsia="BIZ UDPゴシック" w:hAnsi="BIZ UDPゴシック" w:hint="eastAsia"/>
                <w:sz w:val="18"/>
                <w:szCs w:val="18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eastAsia="BIZ UDPゴシック" w:hAnsi="Cambria Math"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BIZ UDPゴシック" w:hAnsi="Cambria Math"/>
                      <w:sz w:val="18"/>
                      <w:szCs w:val="18"/>
                    </w:rPr>
                    <m:t>Pr</m:t>
                  </m:r>
                </m:fName>
                <m:e>
                  <m:d>
                    <m:dPr>
                      <m:ctrlPr>
                        <w:rPr>
                          <w:rFonts w:ascii="Cambria Math" w:eastAsia="BIZ UDPゴシック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eastAsia="BIZ UDPゴシック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="BIZ UDPゴシック" w:hAnsi="Cambria Math"/>
                  <w:sz w:val="18"/>
                  <w:szCs w:val="18"/>
                </w:rPr>
                <m:t>=</m:t>
              </m:r>
              <m:sPre>
                <m:sPrePr>
                  <m:ctrlPr>
                    <w:rPr>
                      <w:rFonts w:ascii="Cambria Math" w:eastAsia="BIZ UDPゴシック" w:hAnsi="Cambria Math"/>
                      <w:i/>
                      <w:sz w:val="18"/>
                      <w:szCs w:val="18"/>
                    </w:rPr>
                  </m:ctrlPr>
                </m:sPrePr>
                <m:sub>
                  <m:r>
                    <w:rPr>
                      <w:rFonts w:ascii="Cambria Math" w:eastAsia="BIZ UDPゴシック" w:hAnsi="Cambria Math"/>
                      <w:sz w:val="18"/>
                      <w:szCs w:val="18"/>
                    </w:rPr>
                    <m:t>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BIZ UDPゴシック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="BIZ UDPゴシック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BIZ UDPゴシック" w:hAnsi="Cambria Math"/>
                          <w:sz w:val="18"/>
                          <w:szCs w:val="18"/>
                        </w:rPr>
                        <m:t>x</m:t>
                      </m:r>
                    </m:sub>
                  </m:sSub>
                </m:e>
              </m:sPre>
              <m:sSup>
                <m:sSupPr>
                  <m:ctrlPr>
                    <w:rPr>
                      <w:rFonts w:ascii="Cambria Math" w:eastAsia="BIZ UDPゴシック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eastAsia="BIZ UDPゴシック" w:hAnsi="Cambria Math"/>
                      <w:sz w:val="18"/>
                      <w:szCs w:val="18"/>
                    </w:rPr>
                    <m:t>π</m:t>
                  </m:r>
                </m:e>
                <m:sup>
                  <m:r>
                    <w:rPr>
                      <w:rFonts w:ascii="Cambria Math" w:eastAsia="BIZ UDPゴシック" w:hAnsi="Cambria Math"/>
                      <w:sz w:val="18"/>
                      <w:szCs w:val="18"/>
                    </w:rPr>
                    <m:t>x</m:t>
                  </m:r>
                </m:sup>
              </m:sSup>
              <m:sSup>
                <m:sSupPr>
                  <m:ctrlPr>
                    <w:rPr>
                      <w:rFonts w:ascii="Cambria Math" w:eastAsia="BIZ UDPゴシック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eastAsia="BIZ UDPゴシック" w:hAnsi="Cambria Math"/>
                      <w:sz w:val="18"/>
                      <w:szCs w:val="18"/>
                    </w:rPr>
                    <m:t>(1-π)</m:t>
                  </m:r>
                </m:e>
                <m:sup>
                  <m:r>
                    <w:rPr>
                      <w:rFonts w:ascii="Cambria Math" w:eastAsia="BIZ UDPゴシック" w:hAnsi="Cambria Math"/>
                      <w:sz w:val="18"/>
                      <w:szCs w:val="18"/>
                    </w:rPr>
                    <m:t>n-x</m:t>
                  </m:r>
                </m:sup>
              </m:sSup>
            </m:oMath>
            <w:r w:rsidRPr="00645489">
              <w:rPr>
                <w:rFonts w:ascii="BIZ UDPゴシック" w:eastAsia="BIZ UDPゴシック" w:hAnsi="BIZ UDPゴシック"/>
                <w:sz w:val="18"/>
                <w:szCs w:val="18"/>
              </w:rPr>
              <w:t xml:space="preserve"> </w:t>
            </w:r>
            <w:ins w:id="1" w:author="須永大介" w:date="2026-01-13T19:44:00Z" w16du:dateUtc="2026-01-13T10:44:00Z">
              <w:r w:rsidR="00195724" w:rsidRPr="00645489">
                <w:rPr>
                  <w:rFonts w:ascii="BIZ UDPゴシック" w:eastAsia="BIZ UDPゴシック" w:hAnsi="BIZ UDPゴシック"/>
                  <w:sz w:val="18"/>
                  <w:szCs w:val="18"/>
                </w:rPr>
                <w:t xml:space="preserve"> </w:t>
              </w:r>
              <w:r w:rsidR="00195724" w:rsidRPr="00926E98">
                <w:rPr>
                  <w:rFonts w:ascii="BIZ UDPゴシック" w:eastAsia="BIZ UDPゴシック" w:hAnsi="BIZ UDPゴシック" w:hint="eastAsia"/>
                  <w:sz w:val="18"/>
                  <w:szCs w:val="18"/>
                </w:rPr>
                <w:t>、</w:t>
              </w:r>
              <w:r w:rsidR="00195724">
                <w:rPr>
                  <w:rFonts w:ascii="BIZ UDPゴシック" w:eastAsia="BIZ UDPゴシック" w:hAnsi="BIZ UDPゴシック" w:hint="eastAsia"/>
                  <w:sz w:val="18"/>
                  <w:szCs w:val="18"/>
                </w:rPr>
                <w:t xml:space="preserve"> </w:t>
              </w:r>
              <w:r w:rsidR="00195724" w:rsidRPr="00926E98">
                <w:rPr>
                  <w:rFonts w:ascii="BIZ UDPゴシック" w:eastAsia="BIZ UDPゴシック" w:hAnsi="BIZ UDPゴシック" w:hint="eastAsia"/>
                  <w:sz w:val="18"/>
                  <w:szCs w:val="18"/>
                </w:rPr>
                <w:t>ポアソン分布関数：</w:t>
              </w:r>
              <w:r w:rsidR="00195724">
                <w:rPr>
                  <w:rFonts w:ascii="BIZ UDPゴシック" w:eastAsia="BIZ UDPゴシック" w:hAnsi="BIZ UDPゴシック" w:hint="eastAsia"/>
                  <w:sz w:val="18"/>
                  <w:szCs w:val="18"/>
                </w:rPr>
                <w:t xml:space="preserve"> </w:t>
              </w:r>
            </w:ins>
            <m:oMath>
              <m:func>
                <m:funcPr>
                  <m:ctrlPr>
                    <w:ins w:id="2" w:author="須永大介" w:date="2026-01-13T19:44:00Z" w16du:dateUtc="2026-01-13T10:44:00Z">
                      <w:rPr>
                        <w:rFonts w:ascii="Cambria Math" w:eastAsia="BIZ UDPゴシック" w:hAnsi="Cambria Math"/>
                        <w:sz w:val="18"/>
                        <w:szCs w:val="18"/>
                      </w:rPr>
                    </w:ins>
                  </m:ctrlPr>
                </m:funcPr>
                <m:fName>
                  <m:r>
                    <w:ins w:id="3" w:author="須永大介" w:date="2026-01-13T19:44:00Z" w16du:dateUtc="2026-01-13T10:44:00Z">
                      <m:rPr>
                        <m:sty m:val="p"/>
                      </m:rPr>
                      <w:rPr>
                        <w:rFonts w:ascii="Cambria Math" w:eastAsia="BIZ UDPゴシック" w:hAnsi="Cambria Math"/>
                        <w:sz w:val="18"/>
                        <w:szCs w:val="18"/>
                      </w:rPr>
                      <m:t>Pr</m:t>
                    </w:ins>
                  </m:r>
                </m:fName>
                <m:e>
                  <m:d>
                    <m:dPr>
                      <m:ctrlPr>
                        <w:ins w:id="4" w:author="須永大介" w:date="2026-01-13T19:44:00Z" w16du:dateUtc="2026-01-13T10:44:00Z">
                          <w:rPr>
                            <w:rFonts w:ascii="Cambria Math" w:eastAsia="BIZ UDPゴシック" w:hAnsi="Cambria Math"/>
                            <w:i/>
                            <w:sz w:val="18"/>
                            <w:szCs w:val="18"/>
                          </w:rPr>
                        </w:ins>
                      </m:ctrlPr>
                    </m:dPr>
                    <m:e>
                      <m:r>
                        <w:ins w:id="5" w:author="須永大介" w:date="2026-01-13T19:44:00Z" w16du:dateUtc="2026-01-13T10:44:00Z">
                          <w:rPr>
                            <w:rFonts w:ascii="Cambria Math" w:eastAsia="BIZ UDPゴシック" w:hAnsi="Cambria Math"/>
                            <w:sz w:val="18"/>
                            <w:szCs w:val="18"/>
                          </w:rPr>
                          <m:t>x</m:t>
                        </w:ins>
                      </m:r>
                    </m:e>
                  </m:d>
                </m:e>
              </m:func>
              <m:r>
                <w:ins w:id="6" w:author="須永大介" w:date="2026-01-13T19:44:00Z" w16du:dateUtc="2026-01-13T10:44:00Z">
                  <w:rPr>
                    <w:rFonts w:ascii="Cambria Math" w:eastAsia="BIZ UDPゴシック" w:hAnsi="Cambria Math"/>
                    <w:sz w:val="18"/>
                    <w:szCs w:val="18"/>
                  </w:rPr>
                  <m:t>=</m:t>
                </w:ins>
              </m:r>
              <m:f>
                <m:fPr>
                  <m:ctrlPr>
                    <w:ins w:id="7" w:author="須永大介" w:date="2026-01-13T19:44:00Z" w16du:dateUtc="2026-01-13T10:44:00Z">
                      <w:rPr>
                        <w:rFonts w:ascii="Cambria Math" w:eastAsia="BIZ UDPゴシック" w:hAnsi="Cambria Math"/>
                        <w:i/>
                        <w:sz w:val="18"/>
                        <w:szCs w:val="18"/>
                      </w:rPr>
                    </w:ins>
                  </m:ctrlPr>
                </m:fPr>
                <m:num>
                  <m:sSup>
                    <m:sSupPr>
                      <m:ctrlPr>
                        <w:ins w:id="8" w:author="須永大介" w:date="2026-01-13T19:44:00Z" w16du:dateUtc="2026-01-13T10:44:00Z">
                          <w:rPr>
                            <w:rFonts w:ascii="Cambria Math" w:eastAsia="BIZ UDPゴシック" w:hAnsi="Cambria Math"/>
                            <w:i/>
                            <w:sz w:val="18"/>
                            <w:szCs w:val="18"/>
                          </w:rPr>
                        </w:ins>
                      </m:ctrlPr>
                    </m:sSupPr>
                    <m:e>
                      <m:r>
                        <w:ins w:id="9" w:author="須永大介" w:date="2026-01-13T19:44:00Z" w16du:dateUtc="2026-01-13T10:44:00Z">
                          <w:rPr>
                            <w:rFonts w:ascii="Cambria Math" w:eastAsia="BIZ UDPゴシック" w:hAnsi="Cambria Math"/>
                            <w:sz w:val="18"/>
                            <w:szCs w:val="18"/>
                          </w:rPr>
                          <m:t>e</m:t>
                        </w:ins>
                      </m:r>
                    </m:e>
                    <m:sup>
                      <m:r>
                        <w:ins w:id="10" w:author="須永大介" w:date="2026-01-13T19:44:00Z" w16du:dateUtc="2026-01-13T10:44:00Z">
                          <w:rPr>
                            <w:rFonts w:ascii="Cambria Math" w:eastAsia="BIZ UDPゴシック" w:hAnsi="Cambria Math"/>
                            <w:sz w:val="18"/>
                            <w:szCs w:val="18"/>
                          </w:rPr>
                          <m:t>-μ</m:t>
                        </w:ins>
                      </m:r>
                    </m:sup>
                  </m:sSup>
                  <m:sSup>
                    <m:sSupPr>
                      <m:ctrlPr>
                        <w:ins w:id="11" w:author="須永大介" w:date="2026-01-13T19:44:00Z" w16du:dateUtc="2026-01-13T10:44:00Z">
                          <w:rPr>
                            <w:rFonts w:ascii="Cambria Math" w:eastAsia="BIZ UDPゴシック" w:hAnsi="Cambria Math"/>
                            <w:i/>
                            <w:sz w:val="18"/>
                            <w:szCs w:val="18"/>
                          </w:rPr>
                        </w:ins>
                      </m:ctrlPr>
                    </m:sSupPr>
                    <m:e>
                      <m:r>
                        <w:ins w:id="12" w:author="須永大介" w:date="2026-01-13T19:44:00Z" w16du:dateUtc="2026-01-13T10:44:00Z">
                          <w:rPr>
                            <w:rFonts w:ascii="Cambria Math" w:eastAsia="BIZ UDPゴシック" w:hAnsi="Cambria Math"/>
                            <w:sz w:val="18"/>
                            <w:szCs w:val="18"/>
                          </w:rPr>
                          <m:t>μ</m:t>
                        </w:ins>
                      </m:r>
                    </m:e>
                    <m:sup>
                      <m:r>
                        <w:ins w:id="13" w:author="須永大介" w:date="2026-01-13T19:44:00Z" w16du:dateUtc="2026-01-13T10:44:00Z">
                          <w:rPr>
                            <w:rFonts w:ascii="Cambria Math" w:eastAsia="BIZ UDPゴシック" w:hAnsi="Cambria Math"/>
                            <w:sz w:val="18"/>
                            <w:szCs w:val="18"/>
                          </w:rPr>
                          <m:t>x</m:t>
                        </w:ins>
                      </m:r>
                    </m:sup>
                  </m:sSup>
                </m:num>
                <m:den>
                  <m:r>
                    <w:ins w:id="14" w:author="須永大介" w:date="2026-01-13T19:44:00Z" w16du:dateUtc="2026-01-13T10:44:00Z">
                      <w:rPr>
                        <w:rFonts w:ascii="Cambria Math" w:eastAsia="BIZ UDPゴシック" w:hAnsi="Cambria Math"/>
                        <w:sz w:val="18"/>
                        <w:szCs w:val="18"/>
                      </w:rPr>
                      <m:t>x!</m:t>
                    </w:ins>
                  </m:r>
                </m:den>
              </m:f>
            </m:oMath>
          </w:p>
          <w:p w14:paraId="40831392" w14:textId="21AA2C63" w:rsidR="008407BE" w:rsidRPr="00926E98" w:rsidRDefault="006603BC" w:rsidP="00B27C81">
            <w:pPr>
              <w:pStyle w:val="a5"/>
              <w:numPr>
                <w:ilvl w:val="0"/>
                <w:numId w:val="6"/>
              </w:numPr>
              <w:spacing w:after="120"/>
              <w:ind w:leftChars="0" w:left="714" w:hanging="357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926E98">
              <w:rPr>
                <w:rFonts w:ascii="BIZ UDPゴシック" w:eastAsia="BIZ UDPゴシック" w:hAnsi="BIZ UDPゴシック" w:hint="eastAsia"/>
                <w:sz w:val="18"/>
                <w:szCs w:val="18"/>
              </w:rPr>
              <w:t>配布物：ポアソン分布表</w:t>
            </w:r>
            <w:r w:rsidR="00CA04C8">
              <w:rPr>
                <w:rFonts w:ascii="BIZ UDPゴシック" w:eastAsia="BIZ UDPゴシック" w:hAnsi="BIZ UDPゴシック" w:hint="eastAsia"/>
                <w:sz w:val="18"/>
                <w:szCs w:val="18"/>
              </w:rPr>
              <w:t>，</w:t>
            </w:r>
            <w:r w:rsidRPr="00926E98">
              <w:rPr>
                <w:rFonts w:ascii="BIZ UDPゴシック" w:eastAsia="BIZ UDPゴシック" w:hAnsi="BIZ UDPゴシック" w:hint="eastAsia"/>
                <w:sz w:val="18"/>
                <w:szCs w:val="18"/>
              </w:rPr>
              <w:t>正規分布表</w:t>
            </w:r>
            <w:r w:rsidR="00CA04C8">
              <w:rPr>
                <w:rFonts w:ascii="BIZ UDPゴシック" w:eastAsia="BIZ UDPゴシック" w:hAnsi="BIZ UDPゴシック" w:hint="eastAsia"/>
                <w:sz w:val="18"/>
                <w:szCs w:val="18"/>
              </w:rPr>
              <w:t>，</w:t>
            </w:r>
            <m:oMath>
              <m:r>
                <w:rPr>
                  <w:rFonts w:ascii="Cambria Math" w:eastAsia="BIZ UDPゴシック" w:hAnsi="Cambria Math"/>
                  <w:sz w:val="18"/>
                  <w:szCs w:val="18"/>
                </w:rPr>
                <m:t>t</m:t>
              </m:r>
            </m:oMath>
            <w:r w:rsidRPr="00926E98">
              <w:rPr>
                <w:rFonts w:ascii="BIZ UDPゴシック" w:eastAsia="BIZ UDPゴシック" w:hAnsi="BIZ UDPゴシック" w:hint="eastAsia"/>
                <w:sz w:val="18"/>
                <w:szCs w:val="18"/>
              </w:rPr>
              <w:t>分布表</w:t>
            </w:r>
          </w:p>
        </w:tc>
      </w:tr>
    </w:tbl>
    <w:p w14:paraId="39C00F7B" w14:textId="77777777" w:rsidR="006603BC" w:rsidRPr="00926E98" w:rsidRDefault="006603BC" w:rsidP="00B06DCE">
      <w:pPr>
        <w:rPr>
          <w:rFonts w:ascii="BIZ UDPゴシック" w:eastAsia="BIZ UDPゴシック" w:hAnsi="BIZ UDPゴシック"/>
          <w:b/>
          <w:sz w:val="18"/>
          <w:szCs w:val="18"/>
        </w:rPr>
      </w:pPr>
    </w:p>
    <w:p w14:paraId="4B06A753" w14:textId="1DF87FA9" w:rsidR="00347877" w:rsidRPr="00E32DF6" w:rsidRDefault="00C919FD" w:rsidP="00AB79F2">
      <w:pPr>
        <w:pStyle w:val="a5"/>
        <w:numPr>
          <w:ilvl w:val="0"/>
          <w:numId w:val="1"/>
        </w:numPr>
        <w:tabs>
          <w:tab w:val="left" w:pos="5245"/>
        </w:tabs>
        <w:autoSpaceDE w:val="0"/>
        <w:autoSpaceDN w:val="0"/>
        <w:adjustRightInd w:val="0"/>
        <w:spacing w:after="120"/>
        <w:ind w:leftChars="0"/>
        <w:jc w:val="left"/>
        <w:textAlignment w:val="baseline"/>
        <w:rPr>
          <w:rFonts w:ascii="BIZ UDPゴシック" w:eastAsia="BIZ UDPゴシック" w:hAnsi="BIZ UDPゴシック" w:cs="Arial"/>
          <w:sz w:val="18"/>
          <w:szCs w:val="18"/>
        </w:rPr>
      </w:pPr>
      <w:r>
        <w:rPr>
          <w:rFonts w:ascii="BIZ UDPゴシック" w:eastAsia="BIZ UDPゴシック" w:hAnsi="BIZ UDPゴシック" w:cs="Arial" w:hint="eastAsia"/>
          <w:sz w:val="18"/>
          <w:szCs w:val="18"/>
        </w:rPr>
        <w:t>あるお菓子は，2</w:t>
      </w:r>
      <w:del w:id="15" w:author="須永大介" w:date="2026-01-11T14:11:00Z" w16du:dateUtc="2026-01-11T05:11:00Z">
        <w:r w:rsidDel="00033070">
          <w:rPr>
            <w:rFonts w:ascii="BIZ UDPゴシック" w:eastAsia="BIZ UDPゴシック" w:hAnsi="BIZ UDPゴシック" w:cs="Arial" w:hint="eastAsia"/>
            <w:sz w:val="18"/>
            <w:szCs w:val="18"/>
          </w:rPr>
          <w:delText>0</w:delText>
        </w:r>
      </w:del>
      <w:ins w:id="16" w:author="須永大介" w:date="2026-01-11T14:11:00Z" w16du:dateUtc="2026-01-11T05:11:00Z">
        <w:r w:rsidR="00033070">
          <w:rPr>
            <w:rFonts w:ascii="BIZ UDPゴシック" w:eastAsia="BIZ UDPゴシック" w:hAnsi="BIZ UDPゴシック" w:cs="Arial" w:hint="eastAsia"/>
            <w:sz w:val="18"/>
            <w:szCs w:val="18"/>
          </w:rPr>
          <w:t>5</w:t>
        </w:r>
      </w:ins>
      <w:r>
        <w:rPr>
          <w:rFonts w:ascii="BIZ UDPゴシック" w:eastAsia="BIZ UDPゴシック" w:hAnsi="BIZ UDPゴシック" w:cs="Arial" w:hint="eastAsia"/>
          <w:sz w:val="18"/>
          <w:szCs w:val="18"/>
        </w:rPr>
        <w:t>箱に1箱の割合で通常とは異なる星形のお菓子が含まれている．</w:t>
      </w:r>
      <w:r>
        <w:rPr>
          <w:rFonts w:ascii="BIZ UDPゴシック" w:eastAsia="BIZ UDPゴシック" w:hAnsi="BIZ UDPゴシック" w:cs="Arial"/>
          <w:sz w:val="18"/>
          <w:szCs w:val="18"/>
        </w:rPr>
        <w:br/>
      </w:r>
      <w:r>
        <w:rPr>
          <w:rFonts w:ascii="BIZ UDPゴシック" w:eastAsia="BIZ UDPゴシック" w:hAnsi="BIZ UDPゴシック" w:cs="Arial" w:hint="eastAsia"/>
          <w:sz w:val="18"/>
          <w:szCs w:val="18"/>
        </w:rPr>
        <w:t>星形が含まれる箱を，以下「当たり」とする．</w:t>
      </w:r>
      <w:r>
        <w:rPr>
          <w:rFonts w:ascii="BIZ UDPゴシック" w:eastAsia="BIZ UDPゴシック" w:hAnsi="BIZ UDPゴシック" w:cs="Arial"/>
          <w:sz w:val="18"/>
          <w:szCs w:val="18"/>
        </w:rPr>
        <w:br/>
      </w:r>
      <w:r>
        <w:rPr>
          <w:rFonts w:ascii="BIZ UDPゴシック" w:eastAsia="BIZ UDPゴシック" w:hAnsi="BIZ UDPゴシック" w:cs="Arial" w:hint="eastAsia"/>
          <w:sz w:val="18"/>
          <w:szCs w:val="18"/>
        </w:rPr>
        <w:t>このお菓子を</w:t>
      </w:r>
      <w:r w:rsidR="00FE5BBA">
        <w:rPr>
          <w:rFonts w:ascii="BIZ UDPゴシック" w:eastAsia="BIZ UDPゴシック" w:hAnsi="BIZ UDPゴシック" w:cs="Arial" w:hint="eastAsia"/>
          <w:sz w:val="18"/>
          <w:szCs w:val="18"/>
        </w:rPr>
        <w:t>5</w:t>
      </w:r>
      <w:r>
        <w:rPr>
          <w:rFonts w:ascii="BIZ UDPゴシック" w:eastAsia="BIZ UDPゴシック" w:hAnsi="BIZ UDPゴシック" w:cs="Arial" w:hint="eastAsia"/>
          <w:sz w:val="18"/>
          <w:szCs w:val="18"/>
        </w:rPr>
        <w:t>箱購入するときの，「当たり」の数を</w:t>
      </w:r>
      <m:oMath>
        <m:r>
          <w:rPr>
            <w:rFonts w:ascii="Cambria Math" w:eastAsia="BIZ UDPゴシック" w:hAnsi="Cambria Math" w:cs="Arial"/>
            <w:sz w:val="18"/>
            <w:szCs w:val="18"/>
          </w:rPr>
          <m:t>x</m:t>
        </m:r>
      </m:oMath>
      <w:r>
        <w:rPr>
          <w:rFonts w:ascii="BIZ UDPゴシック" w:eastAsia="BIZ UDPゴシック" w:hAnsi="BIZ UDPゴシック" w:cs="Arial" w:hint="eastAsia"/>
          <w:sz w:val="18"/>
          <w:szCs w:val="18"/>
        </w:rPr>
        <w:t>とし，「当たり」が出る</w:t>
      </w:r>
      <w:r w:rsidR="00E32DF6" w:rsidRPr="00E32DF6">
        <w:rPr>
          <w:rFonts w:ascii="BIZ UDPゴシック" w:eastAsia="BIZ UDPゴシック" w:hAnsi="BIZ UDPゴシック" w:cs="Arial" w:hint="eastAsia"/>
          <w:sz w:val="18"/>
          <w:szCs w:val="18"/>
        </w:rPr>
        <w:t>確率</w:t>
      </w:r>
      <m:oMath>
        <m:func>
          <m:funcPr>
            <m:ctrlPr>
              <w:rPr>
                <w:rFonts w:ascii="Cambria Math" w:eastAsia="BIZ UDPゴシック" w:hAnsi="Cambria Math" w:cs="Arial"/>
                <w:i/>
                <w:sz w:val="18"/>
                <w:szCs w:val="18"/>
              </w:rPr>
            </m:ctrlPr>
          </m:funcPr>
          <m:fName>
            <m:r>
              <m:rPr>
                <m:sty m:val="p"/>
              </m:rPr>
              <w:rPr>
                <w:rFonts w:ascii="Cambria Math" w:eastAsia="BIZ UDPゴシック" w:hAnsi="Cambria Math" w:cs="Arial"/>
                <w:sz w:val="18"/>
                <w:szCs w:val="18"/>
              </w:rPr>
              <m:t>Pr</m:t>
            </m:r>
          </m:fName>
          <m:e>
            <m:d>
              <m:dPr>
                <m:ctrlPr>
                  <w:rPr>
                    <w:rFonts w:ascii="Cambria Math" w:eastAsia="BIZ UDPゴシック" w:hAnsi="Cambria Math" w:cs="Arial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="BIZ UDPゴシック" w:hAnsi="Cambria Math" w:cs="Arial"/>
                    <w:sz w:val="18"/>
                    <w:szCs w:val="18"/>
                  </w:rPr>
                  <m:t>x</m:t>
                </m:r>
              </m:e>
            </m:d>
          </m:e>
        </m:func>
      </m:oMath>
      <w:r w:rsidR="00E32DF6" w:rsidRPr="00E32DF6">
        <w:rPr>
          <w:rFonts w:ascii="BIZ UDPゴシック" w:eastAsia="BIZ UDPゴシック" w:hAnsi="BIZ UDPゴシック" w:cs="Arial" w:hint="eastAsia"/>
          <w:sz w:val="18"/>
          <w:szCs w:val="18"/>
        </w:rPr>
        <w:t>について考え</w:t>
      </w:r>
      <w:r w:rsidR="00347877" w:rsidRPr="00E32DF6">
        <w:rPr>
          <w:rFonts w:ascii="BIZ UDPゴシック" w:eastAsia="BIZ UDPゴシック" w:hAnsi="BIZ UDPゴシック" w:cs="Arial" w:hint="eastAsia"/>
          <w:sz w:val="18"/>
          <w:szCs w:val="18"/>
        </w:rPr>
        <w:t>たい</w:t>
      </w:r>
      <w:r w:rsidR="00CA04C8" w:rsidRPr="00E32DF6">
        <w:rPr>
          <w:rFonts w:ascii="BIZ UDPゴシック" w:eastAsia="BIZ UDPゴシック" w:hAnsi="BIZ UDPゴシック" w:cs="Arial" w:hint="eastAsia"/>
          <w:sz w:val="18"/>
          <w:szCs w:val="18"/>
        </w:rPr>
        <w:t>．</w:t>
      </w:r>
    </w:p>
    <w:p w14:paraId="0E82E146" w14:textId="36FCDABF" w:rsidR="00347877" w:rsidRPr="00926E98" w:rsidRDefault="00C919FD" w:rsidP="00B27C81">
      <w:pPr>
        <w:pStyle w:val="a5"/>
        <w:numPr>
          <w:ilvl w:val="0"/>
          <w:numId w:val="2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「当たり」の</w:t>
      </w:r>
      <w:r w:rsidR="00E32DF6">
        <w:rPr>
          <w:rFonts w:ascii="BIZ UDPゴシック" w:eastAsia="BIZ UDPゴシック" w:hAnsi="BIZ UDPゴシック" w:cs="Times New Roman" w:hint="eastAsia"/>
          <w:sz w:val="18"/>
          <w:szCs w:val="18"/>
        </w:rPr>
        <w:t>数</w:t>
      </w:r>
      <w:r w:rsidR="0062522E">
        <w:rPr>
          <w:rFonts w:ascii="BIZ UDPゴシック" w:eastAsia="BIZ UDPゴシック" w:hAnsi="BIZ UDPゴシック" w:cs="Times New Roman" w:hint="eastAsia"/>
          <w:sz w:val="18"/>
          <w:szCs w:val="18"/>
        </w:rPr>
        <w:t>の</w:t>
      </w:r>
      <w:r w:rsidR="00347877" w:rsidRPr="00926E98">
        <w:rPr>
          <w:rFonts w:ascii="BIZ UDPゴシック" w:eastAsia="BIZ UDPゴシック" w:hAnsi="BIZ UDPゴシック" w:cs="Times New Roman" w:hint="eastAsia"/>
          <w:sz w:val="18"/>
          <w:szCs w:val="18"/>
        </w:rPr>
        <w:t>期待値と分散を求めなさい</w:t>
      </w:r>
      <w:r w:rsidR="00CA04C8">
        <w:rPr>
          <w:rFonts w:ascii="BIZ UDPゴシック" w:eastAsia="BIZ UDPゴシック" w:hAnsi="BIZ UDPゴシック" w:cs="Times New Roman" w:hint="eastAsia"/>
          <w:sz w:val="18"/>
          <w:szCs w:val="18"/>
        </w:rPr>
        <w:t>．</w:t>
      </w:r>
    </w:p>
    <w:p w14:paraId="0182C1D4" w14:textId="2ADC526B" w:rsidR="00CA04C8" w:rsidRDefault="00C919FD" w:rsidP="00B27C81">
      <w:pPr>
        <w:pStyle w:val="a5"/>
        <w:numPr>
          <w:ilvl w:val="0"/>
          <w:numId w:val="2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「当たり」</w:t>
      </w:r>
      <w:r w:rsidR="00E32DF6">
        <w:rPr>
          <w:rFonts w:ascii="BIZ UDPゴシック" w:eastAsia="BIZ UDPゴシック" w:hAnsi="BIZ UDPゴシック" w:cs="Times New Roman" w:hint="eastAsia"/>
          <w:sz w:val="18"/>
          <w:szCs w:val="18"/>
        </w:rPr>
        <w:t>が</w:t>
      </w:r>
      <w:r w:rsidR="00CA04C8">
        <w:rPr>
          <w:rFonts w:ascii="BIZ UDPゴシック" w:eastAsia="BIZ UDPゴシック" w:hAnsi="BIZ UDPゴシック" w:cs="Times New Roman" w:hint="eastAsia"/>
          <w:sz w:val="18"/>
          <w:szCs w:val="18"/>
        </w:rPr>
        <w:t>1</w:t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箱</w:t>
      </w:r>
      <w:r w:rsidR="00E32DF6">
        <w:rPr>
          <w:rFonts w:ascii="BIZ UDPゴシック" w:eastAsia="BIZ UDPゴシック" w:hAnsi="BIZ UDPゴシック" w:cs="Times New Roman" w:hint="eastAsia"/>
          <w:sz w:val="18"/>
          <w:szCs w:val="18"/>
        </w:rPr>
        <w:t>もない</w:t>
      </w:r>
      <w:r w:rsidR="00CA04C8">
        <w:rPr>
          <w:rFonts w:ascii="BIZ UDPゴシック" w:eastAsia="BIZ UDPゴシック" w:hAnsi="BIZ UDPゴシック" w:cs="Times New Roman" w:hint="eastAsia"/>
          <w:sz w:val="18"/>
          <w:szCs w:val="18"/>
        </w:rPr>
        <w:t>確率を求めなさい．</w:t>
      </w:r>
    </w:p>
    <w:p w14:paraId="594DFA76" w14:textId="231058F6" w:rsidR="00347877" w:rsidRPr="00926E98" w:rsidRDefault="00C919FD" w:rsidP="00B27C81">
      <w:pPr>
        <w:pStyle w:val="a5"/>
        <w:numPr>
          <w:ilvl w:val="0"/>
          <w:numId w:val="2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「当たり」</w:t>
      </w:r>
      <w:r w:rsidR="00E32DF6">
        <w:rPr>
          <w:rFonts w:ascii="BIZ UDPゴシック" w:eastAsia="BIZ UDPゴシック" w:hAnsi="BIZ UDPゴシック" w:cs="Times New Roman" w:hint="eastAsia"/>
          <w:sz w:val="18"/>
          <w:szCs w:val="18"/>
        </w:rPr>
        <w:t>が</w:t>
      </w:r>
      <w:r w:rsidR="006C45CB">
        <w:rPr>
          <w:rFonts w:ascii="BIZ UDPゴシック" w:eastAsia="BIZ UDPゴシック" w:hAnsi="BIZ UDPゴシック" w:cs="Times New Roman" w:hint="eastAsia"/>
          <w:sz w:val="18"/>
          <w:szCs w:val="18"/>
        </w:rPr>
        <w:t>3</w:t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箱</w:t>
      </w:r>
      <w:r w:rsidR="00CA04C8">
        <w:rPr>
          <w:rFonts w:ascii="BIZ UDPゴシック" w:eastAsia="BIZ UDPゴシック" w:hAnsi="BIZ UDPゴシック" w:cs="Times New Roman" w:hint="eastAsia"/>
          <w:sz w:val="18"/>
          <w:szCs w:val="18"/>
        </w:rPr>
        <w:t>以上である確率を求めなさい．</w:t>
      </w:r>
      <w:r w:rsidR="00627167">
        <w:rPr>
          <w:rFonts w:ascii="BIZ UDPゴシック" w:eastAsia="BIZ UDPゴシック" w:hAnsi="BIZ UDPゴシック" w:cs="Times New Roman" w:hint="eastAsia"/>
          <w:sz w:val="18"/>
          <w:szCs w:val="18"/>
        </w:rPr>
        <w:t>なお，小数点以下4桁で回答しなさい．</w:t>
      </w:r>
    </w:p>
    <w:p w14:paraId="07B6B038" w14:textId="6B29C99E" w:rsidR="00347877" w:rsidRPr="00926E98" w:rsidRDefault="00347877" w:rsidP="00B06DCE">
      <w:pPr>
        <w:autoSpaceDE w:val="0"/>
        <w:autoSpaceDN w:val="0"/>
        <w:adjustRightInd w:val="0"/>
        <w:ind w:right="420"/>
        <w:textAlignment w:val="baseline"/>
        <w:rPr>
          <w:rFonts w:ascii="BIZ UDPゴシック" w:eastAsia="BIZ UDPゴシック" w:hAnsi="BIZ UDPゴシック"/>
          <w:sz w:val="18"/>
          <w:szCs w:val="18"/>
          <w:lang w:eastAsia="zh-TW"/>
        </w:rPr>
      </w:pPr>
    </w:p>
    <w:p w14:paraId="318A64C9" w14:textId="49887119" w:rsidR="00B06DCE" w:rsidRPr="006C45CB" w:rsidRDefault="00C919FD" w:rsidP="006C45CB">
      <w:pPr>
        <w:pStyle w:val="a5"/>
        <w:numPr>
          <w:ilvl w:val="0"/>
          <w:numId w:val="1"/>
        </w:numPr>
        <w:tabs>
          <w:tab w:val="left" w:pos="5245"/>
        </w:tabs>
        <w:autoSpaceDE w:val="0"/>
        <w:autoSpaceDN w:val="0"/>
        <w:adjustRightInd w:val="0"/>
        <w:spacing w:after="120"/>
        <w:ind w:leftChars="0"/>
        <w:jc w:val="left"/>
        <w:textAlignment w:val="baseline"/>
        <w:rPr>
          <w:rFonts w:ascii="BIZ UDPゴシック" w:eastAsia="BIZ UDPゴシック" w:hAnsi="BIZ UDPゴシック" w:cs="Arial"/>
          <w:sz w:val="18"/>
          <w:szCs w:val="18"/>
        </w:rPr>
      </w:pPr>
      <w:bookmarkStart w:id="17" w:name="_Ref283885615"/>
      <w:r>
        <w:rPr>
          <w:rFonts w:ascii="BIZ UDPゴシック" w:eastAsia="BIZ UDPゴシック" w:hAnsi="BIZ UDPゴシック" w:cs="Arial" w:hint="eastAsia"/>
          <w:sz w:val="18"/>
          <w:szCs w:val="18"/>
        </w:rPr>
        <w:t>ある生産ラインでは，</w:t>
      </w:r>
      <w:del w:id="18" w:author="須永大介" w:date="2026-01-11T14:13:00Z" w16du:dateUtc="2026-01-11T05:13:00Z">
        <w:r w:rsidR="00774911" w:rsidDel="00C56B31">
          <w:rPr>
            <w:rFonts w:ascii="BIZ UDPゴシック" w:eastAsia="BIZ UDPゴシック" w:hAnsi="BIZ UDPゴシック" w:cs="Arial" w:hint="eastAsia"/>
            <w:sz w:val="18"/>
            <w:szCs w:val="18"/>
          </w:rPr>
          <w:delText>2</w:delText>
        </w:r>
      </w:del>
      <w:ins w:id="19" w:author="須永大介" w:date="2026-01-11T14:13:00Z" w16du:dateUtc="2026-01-11T05:13:00Z">
        <w:r w:rsidR="00C56B31">
          <w:rPr>
            <w:rFonts w:ascii="BIZ UDPゴシック" w:eastAsia="BIZ UDPゴシック" w:hAnsi="BIZ UDPゴシック" w:cs="Arial" w:hint="eastAsia"/>
            <w:sz w:val="18"/>
            <w:szCs w:val="18"/>
          </w:rPr>
          <w:t>1</w:t>
        </w:r>
      </w:ins>
      <w:ins w:id="20" w:author="須永大介" w:date="2026-01-11T19:47:00Z" w16du:dateUtc="2026-01-11T10:47:00Z">
        <w:r w:rsidR="000F3518">
          <w:rPr>
            <w:rFonts w:ascii="BIZ UDPゴシック" w:eastAsia="BIZ UDPゴシック" w:hAnsi="BIZ UDPゴシック" w:cs="Arial" w:hint="eastAsia"/>
            <w:sz w:val="18"/>
            <w:szCs w:val="18"/>
          </w:rPr>
          <w:t>0</w:t>
        </w:r>
      </w:ins>
      <w:r w:rsidR="00774911">
        <w:rPr>
          <w:rFonts w:ascii="BIZ UDPゴシック" w:eastAsia="BIZ UDPゴシック" w:hAnsi="BIZ UDPゴシック" w:cs="Arial" w:hint="eastAsia"/>
          <w:sz w:val="18"/>
          <w:szCs w:val="18"/>
        </w:rPr>
        <w:t>00</w:t>
      </w:r>
      <w:ins w:id="21" w:author="須永大介" w:date="2026-01-11T14:09:00Z" w16du:dateUtc="2026-01-11T05:09:00Z">
        <w:r w:rsidR="00A230D6">
          <w:rPr>
            <w:rFonts w:ascii="BIZ UDPゴシック" w:eastAsia="BIZ UDPゴシック" w:hAnsi="BIZ UDPゴシック" w:cs="Arial" w:hint="eastAsia"/>
            <w:sz w:val="18"/>
            <w:szCs w:val="18"/>
          </w:rPr>
          <w:t>0</w:t>
        </w:r>
      </w:ins>
      <w:r>
        <w:rPr>
          <w:rFonts w:ascii="BIZ UDPゴシック" w:eastAsia="BIZ UDPゴシック" w:hAnsi="BIZ UDPゴシック" w:cs="Arial" w:hint="eastAsia"/>
          <w:sz w:val="18"/>
          <w:szCs w:val="18"/>
        </w:rPr>
        <w:t>個に1個の割合で不良品が混入することがわかっている．</w:t>
      </w:r>
      <w:r>
        <w:rPr>
          <w:rFonts w:ascii="BIZ UDPゴシック" w:eastAsia="BIZ UDPゴシック" w:hAnsi="BIZ UDPゴシック" w:cs="Arial"/>
          <w:sz w:val="18"/>
          <w:szCs w:val="18"/>
        </w:rPr>
        <w:br/>
      </w:r>
      <w:r>
        <w:rPr>
          <w:rFonts w:ascii="BIZ UDPゴシック" w:eastAsia="BIZ UDPゴシック" w:hAnsi="BIZ UDPゴシック" w:cs="Arial" w:hint="eastAsia"/>
          <w:sz w:val="18"/>
          <w:szCs w:val="18"/>
        </w:rPr>
        <w:t>これから出荷する製品</w:t>
      </w:r>
      <w:r w:rsidR="00774911">
        <w:rPr>
          <w:rFonts w:ascii="BIZ UDPゴシック" w:eastAsia="BIZ UDPゴシック" w:hAnsi="BIZ UDPゴシック" w:cs="Arial" w:hint="eastAsia"/>
          <w:sz w:val="18"/>
          <w:szCs w:val="18"/>
        </w:rPr>
        <w:t>30000</w:t>
      </w:r>
      <w:r>
        <w:rPr>
          <w:rFonts w:ascii="BIZ UDPゴシック" w:eastAsia="BIZ UDPゴシック" w:hAnsi="BIZ UDPゴシック" w:cs="Arial" w:hint="eastAsia"/>
          <w:sz w:val="18"/>
          <w:szCs w:val="18"/>
        </w:rPr>
        <w:t>個のうち，不良品</w:t>
      </w:r>
      <w:r w:rsidR="006C45CB">
        <w:rPr>
          <w:rFonts w:ascii="BIZ UDPゴシック" w:eastAsia="BIZ UDPゴシック" w:hAnsi="BIZ UDPゴシック" w:cs="Arial" w:hint="eastAsia"/>
          <w:sz w:val="18"/>
          <w:szCs w:val="18"/>
        </w:rPr>
        <w:t>の</w:t>
      </w:r>
      <w:r w:rsidR="00347877" w:rsidRPr="006C45CB">
        <w:rPr>
          <w:rFonts w:ascii="BIZ UDPゴシック" w:eastAsia="BIZ UDPゴシック" w:hAnsi="BIZ UDPゴシック" w:cs="Arial" w:hint="eastAsia"/>
          <w:sz w:val="18"/>
          <w:szCs w:val="18"/>
        </w:rPr>
        <w:t>数を</w:t>
      </w:r>
      <m:oMath>
        <m:r>
          <w:rPr>
            <w:rFonts w:ascii="Cambria Math" w:eastAsia="BIZ UDPゴシック" w:hAnsi="Cambria Math" w:cs="Arial" w:hint="eastAsia"/>
            <w:sz w:val="18"/>
            <w:szCs w:val="18"/>
          </w:rPr>
          <m:t>x</m:t>
        </m:r>
      </m:oMath>
      <w:r w:rsidR="00347877" w:rsidRPr="006C45CB">
        <w:rPr>
          <w:rFonts w:ascii="BIZ UDPゴシック" w:eastAsia="BIZ UDPゴシック" w:hAnsi="BIZ UDPゴシック" w:cs="Arial" w:hint="eastAsia"/>
          <w:sz w:val="18"/>
          <w:szCs w:val="18"/>
        </w:rPr>
        <w:t>と</w:t>
      </w:r>
      <w:r w:rsidR="00CA04C8" w:rsidRPr="006C45CB">
        <w:rPr>
          <w:rFonts w:ascii="BIZ UDPゴシック" w:eastAsia="BIZ UDPゴシック" w:hAnsi="BIZ UDPゴシック" w:cs="Arial" w:hint="eastAsia"/>
          <w:sz w:val="18"/>
          <w:szCs w:val="18"/>
        </w:rPr>
        <w:t>すると，</w:t>
      </w:r>
      <w:r w:rsidR="00347877" w:rsidRPr="006C45CB">
        <w:rPr>
          <w:rFonts w:ascii="BIZ UDPゴシック" w:eastAsia="BIZ UDPゴシック" w:hAnsi="BIZ UDPゴシック" w:cs="Arial" w:hint="eastAsia"/>
          <w:sz w:val="18"/>
          <w:szCs w:val="18"/>
        </w:rPr>
        <w:t>その確率分布はポアソン分布で近似できるものとする</w:t>
      </w:r>
      <w:r w:rsidR="00CA04C8" w:rsidRPr="006C45CB">
        <w:rPr>
          <w:rFonts w:ascii="BIZ UDPゴシック" w:eastAsia="BIZ UDPゴシック" w:hAnsi="BIZ UDPゴシック" w:cs="Arial" w:hint="eastAsia"/>
          <w:sz w:val="18"/>
          <w:szCs w:val="18"/>
        </w:rPr>
        <w:t>．</w:t>
      </w:r>
    </w:p>
    <w:p w14:paraId="44E2197F" w14:textId="29FB5E0C" w:rsidR="00347877" w:rsidRPr="00926E98" w:rsidRDefault="00C919FD" w:rsidP="00B27C81">
      <w:pPr>
        <w:pStyle w:val="a5"/>
        <w:numPr>
          <w:ilvl w:val="0"/>
          <w:numId w:val="3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不良品</w:t>
      </w:r>
      <w:r w:rsidR="00B724F9">
        <w:rPr>
          <w:rFonts w:ascii="BIZ UDPゴシック" w:eastAsia="BIZ UDPゴシック" w:hAnsi="BIZ UDPゴシック" w:cs="Times New Roman" w:hint="eastAsia"/>
          <w:sz w:val="18"/>
          <w:szCs w:val="18"/>
        </w:rPr>
        <w:t>の</w:t>
      </w:r>
      <w:r w:rsidR="00CA04C8">
        <w:rPr>
          <w:rFonts w:ascii="BIZ UDPゴシック" w:eastAsia="BIZ UDPゴシック" w:hAnsi="BIZ UDPゴシック" w:cs="Times New Roman" w:hint="eastAsia"/>
          <w:sz w:val="18"/>
          <w:szCs w:val="18"/>
        </w:rPr>
        <w:t>数の</w:t>
      </w:r>
      <w:r w:rsidR="00347877" w:rsidRPr="00926E98">
        <w:rPr>
          <w:rFonts w:ascii="BIZ UDPゴシック" w:eastAsia="BIZ UDPゴシック" w:hAnsi="BIZ UDPゴシック" w:cs="Times New Roman" w:hint="eastAsia"/>
          <w:sz w:val="18"/>
          <w:szCs w:val="18"/>
        </w:rPr>
        <w:t>期待値と分散を求めなさい</w:t>
      </w:r>
      <w:r w:rsidR="00CA04C8">
        <w:rPr>
          <w:rFonts w:ascii="BIZ UDPゴシック" w:eastAsia="BIZ UDPゴシック" w:hAnsi="BIZ UDPゴシック" w:cs="Times New Roman" w:hint="eastAsia"/>
          <w:sz w:val="18"/>
          <w:szCs w:val="18"/>
        </w:rPr>
        <w:t>．</w:t>
      </w:r>
    </w:p>
    <w:p w14:paraId="580FB975" w14:textId="55460F9A" w:rsidR="00347877" w:rsidRDefault="00C919FD" w:rsidP="00B27C81">
      <w:pPr>
        <w:pStyle w:val="a5"/>
        <w:numPr>
          <w:ilvl w:val="0"/>
          <w:numId w:val="3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不良品</w:t>
      </w:r>
      <w:r w:rsidR="00B724F9">
        <w:rPr>
          <w:rFonts w:ascii="BIZ UDPゴシック" w:eastAsia="BIZ UDPゴシック" w:hAnsi="BIZ UDPゴシック" w:cs="Times New Roman" w:hint="eastAsia"/>
          <w:sz w:val="18"/>
          <w:szCs w:val="18"/>
        </w:rPr>
        <w:t>が</w:t>
      </w:r>
      <w:r w:rsidR="00CA04C8">
        <w:rPr>
          <w:rFonts w:ascii="BIZ UDPゴシック" w:eastAsia="BIZ UDPゴシック" w:hAnsi="BIZ UDPゴシック" w:cs="Times New Roman" w:hint="eastAsia"/>
          <w:sz w:val="18"/>
          <w:szCs w:val="18"/>
        </w:rPr>
        <w:t>1</w:t>
      </w:r>
      <w:r w:rsidR="006C45CB">
        <w:rPr>
          <w:rFonts w:ascii="BIZ UDPゴシック" w:eastAsia="BIZ UDPゴシック" w:hAnsi="BIZ UDPゴシック" w:cs="Times New Roman" w:hint="eastAsia"/>
          <w:sz w:val="18"/>
          <w:szCs w:val="18"/>
        </w:rPr>
        <w:t>個</w:t>
      </w:r>
      <w:r w:rsidR="00B724F9">
        <w:rPr>
          <w:rFonts w:ascii="BIZ UDPゴシック" w:eastAsia="BIZ UDPゴシック" w:hAnsi="BIZ UDPゴシック" w:cs="Times New Roman" w:hint="eastAsia"/>
          <w:sz w:val="18"/>
          <w:szCs w:val="18"/>
        </w:rPr>
        <w:t>も含まれない</w:t>
      </w:r>
      <w:r w:rsidR="00CA04C8">
        <w:rPr>
          <w:rFonts w:ascii="BIZ UDPゴシック" w:eastAsia="BIZ UDPゴシック" w:hAnsi="BIZ UDPゴシック" w:cs="Times New Roman" w:hint="eastAsia"/>
          <w:sz w:val="18"/>
          <w:szCs w:val="18"/>
        </w:rPr>
        <w:t>確率を求めなさい．</w:t>
      </w:r>
      <w:bookmarkEnd w:id="17"/>
    </w:p>
    <w:p w14:paraId="6E4A9EFC" w14:textId="77777777" w:rsidR="00347877" w:rsidRPr="00926E98" w:rsidRDefault="00347877" w:rsidP="00B06DCE">
      <w:pPr>
        <w:rPr>
          <w:rFonts w:ascii="BIZ UDPゴシック" w:eastAsia="BIZ UDPゴシック" w:hAnsi="BIZ UDPゴシック"/>
          <w:sz w:val="18"/>
          <w:szCs w:val="18"/>
        </w:rPr>
      </w:pPr>
    </w:p>
    <w:p w14:paraId="086CA1B8" w14:textId="4C590737" w:rsidR="00B06DCE" w:rsidRPr="00926E98" w:rsidRDefault="00C5079A" w:rsidP="00B27C81">
      <w:pPr>
        <w:pStyle w:val="a5"/>
        <w:numPr>
          <w:ilvl w:val="0"/>
          <w:numId w:val="1"/>
        </w:numPr>
        <w:tabs>
          <w:tab w:val="left" w:pos="5245"/>
        </w:tabs>
        <w:autoSpaceDE w:val="0"/>
        <w:autoSpaceDN w:val="0"/>
        <w:adjustRightInd w:val="0"/>
        <w:spacing w:after="120"/>
        <w:ind w:leftChars="0"/>
        <w:jc w:val="left"/>
        <w:textAlignment w:val="baseline"/>
        <w:rPr>
          <w:rFonts w:ascii="BIZ UDPゴシック" w:eastAsia="BIZ UDPゴシック" w:hAnsi="BIZ UDPゴシック" w:cs="Arial"/>
          <w:sz w:val="18"/>
          <w:szCs w:val="18"/>
        </w:rPr>
      </w:pPr>
      <w:bookmarkStart w:id="22" w:name="_Ref283885632"/>
      <w:bookmarkStart w:id="23" w:name="_Ref346194175"/>
      <w:r>
        <w:rPr>
          <w:rFonts w:ascii="BIZ UDPゴシック" w:eastAsia="BIZ UDPゴシック" w:hAnsi="BIZ UDPゴシック" w:hint="eastAsia"/>
          <w:sz w:val="18"/>
          <w:szCs w:val="18"/>
        </w:rPr>
        <w:t>以下の問いに答えなさい</w:t>
      </w:r>
      <w:r w:rsidR="00A21877">
        <w:rPr>
          <w:rFonts w:ascii="BIZ UDPゴシック" w:eastAsia="BIZ UDPゴシック" w:hAnsi="BIZ UDPゴシック" w:cs="Arial" w:hint="eastAsia"/>
          <w:sz w:val="18"/>
          <w:szCs w:val="18"/>
        </w:rPr>
        <w:t>．</w:t>
      </w:r>
      <w:r w:rsidR="00627167">
        <w:rPr>
          <w:rFonts w:ascii="BIZ UDPゴシック" w:eastAsia="BIZ UDPゴシック" w:hAnsi="BIZ UDPゴシック" w:cs="Arial" w:hint="eastAsia"/>
          <w:sz w:val="18"/>
          <w:szCs w:val="18"/>
        </w:rPr>
        <w:t>なお，分数で回答してもよい．</w:t>
      </w:r>
    </w:p>
    <w:p w14:paraId="451AAAE1" w14:textId="203CDE46" w:rsidR="00347877" w:rsidRPr="00926E98" w:rsidRDefault="00C5079A" w:rsidP="00B27C81">
      <w:pPr>
        <w:pStyle w:val="a5"/>
        <w:numPr>
          <w:ilvl w:val="0"/>
          <w:numId w:val="4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あるクジには，A賞3本，B賞5本，C賞2本が入っている</w:t>
      </w:r>
      <w:r w:rsidR="00A21877">
        <w:rPr>
          <w:rFonts w:ascii="BIZ UDPゴシック" w:eastAsia="BIZ UDPゴシック" w:hAnsi="BIZ UDPゴシック" w:cs="Times New Roman" w:hint="eastAsia"/>
          <w:sz w:val="18"/>
          <w:szCs w:val="18"/>
        </w:rPr>
        <w:t>．</w:t>
      </w:r>
      <w:r w:rsidR="000C03B6">
        <w:rPr>
          <w:rFonts w:ascii="BIZ UDPゴシック" w:eastAsia="BIZ UDPゴシック" w:hAnsi="BIZ UDPゴシック" w:cs="Times New Roman"/>
          <w:sz w:val="18"/>
          <w:szCs w:val="18"/>
        </w:rPr>
        <w:br/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このクジを1回だけ引くとき，A賞またはB賞が当たる確率はいくつか．</w:t>
      </w:r>
    </w:p>
    <w:p w14:paraId="219AF3DA" w14:textId="73907827" w:rsidR="00347877" w:rsidRPr="00C5079A" w:rsidRDefault="00C5079A" w:rsidP="00B27C81">
      <w:pPr>
        <w:pStyle w:val="a5"/>
        <w:numPr>
          <w:ilvl w:val="0"/>
          <w:numId w:val="4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サイコロを1回投げて，出た目を</w:t>
      </w:r>
      <m:oMath>
        <m:r>
          <w:rPr>
            <w:rFonts w:ascii="Cambria Math" w:eastAsia="BIZ UDPゴシック" w:hAnsi="Cambria Math" w:cs="Times New Roman"/>
            <w:sz w:val="18"/>
            <w:szCs w:val="18"/>
          </w:rPr>
          <m:t>x</m:t>
        </m:r>
      </m:oMath>
      <w:r>
        <w:rPr>
          <w:rFonts w:ascii="BIZ UDPゴシック" w:eastAsia="BIZ UDPゴシック" w:hAnsi="BIZ UDPゴシック" w:cs="Times New Roman" w:hint="eastAsia"/>
          <w:sz w:val="18"/>
          <w:szCs w:val="18"/>
        </w:rPr>
        <w:t>とする．事象Aを「</w:t>
      </w:r>
      <m:oMath>
        <m:r>
          <w:rPr>
            <w:rFonts w:ascii="Cambria Math" w:eastAsia="BIZ UDPゴシック" w:hAnsi="Cambria Math" w:cs="Times New Roman"/>
            <w:sz w:val="18"/>
            <w:szCs w:val="18"/>
          </w:rPr>
          <m:t>x</m:t>
        </m:r>
      </m:oMath>
      <w:r>
        <w:rPr>
          <w:rFonts w:ascii="BIZ UDPゴシック" w:eastAsia="BIZ UDPゴシック" w:hAnsi="BIZ UDPゴシック" w:cs="Times New Roman" w:hint="eastAsia"/>
          <w:sz w:val="18"/>
          <w:szCs w:val="18"/>
        </w:rPr>
        <w:t>は偶数である」，事象Bを「</w:t>
      </w:r>
      <m:oMath>
        <m:r>
          <w:rPr>
            <w:rFonts w:ascii="Cambria Math" w:eastAsia="BIZ UDPゴシック" w:hAnsi="Cambria Math" w:cs="Times New Roman"/>
            <w:sz w:val="18"/>
            <w:szCs w:val="18"/>
          </w:rPr>
          <m:t>x</m:t>
        </m:r>
      </m:oMath>
      <w:r>
        <w:rPr>
          <w:rFonts w:ascii="BIZ UDPゴシック" w:eastAsia="BIZ UDPゴシック" w:hAnsi="BIZ UDPゴシック" w:cs="Times New Roman" w:hint="eastAsia"/>
          <w:sz w:val="18"/>
          <w:szCs w:val="18"/>
        </w:rPr>
        <w:t>は3の倍数である」としたとき，</w:t>
      </w:r>
      <w:r>
        <w:rPr>
          <w:rFonts w:ascii="BIZ UDPゴシック" w:eastAsia="BIZ UDPゴシック" w:hAnsi="BIZ UDPゴシック" w:cs="Times New Roman"/>
          <w:sz w:val="18"/>
          <w:szCs w:val="18"/>
        </w:rPr>
        <w:br/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事象</w:t>
      </w:r>
      <w:r w:rsidR="00B2044B">
        <w:rPr>
          <w:rFonts w:ascii="BIZ UDPゴシック" w:eastAsia="BIZ UDPゴシック" w:hAnsi="BIZ UDPゴシック" w:cs="Times New Roman" w:hint="eastAsia"/>
          <w:sz w:val="18"/>
          <w:szCs w:val="18"/>
        </w:rPr>
        <w:t>A</w:t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またはBが起こる確率</w:t>
      </w:r>
      <m:oMath>
        <m:func>
          <m:funcPr>
            <m:ctrlPr>
              <w:rPr>
                <w:rFonts w:ascii="Cambria Math" w:eastAsia="BIZ UDPゴシック" w:hAnsi="Cambria Math" w:cs="Times New Roman"/>
                <w:i/>
                <w:sz w:val="18"/>
                <w:szCs w:val="18"/>
              </w:rPr>
            </m:ctrlPr>
          </m:funcPr>
          <m:fName>
            <m:r>
              <m:rPr>
                <m:sty m:val="p"/>
              </m:rPr>
              <w:rPr>
                <w:rFonts w:ascii="Cambria Math" w:eastAsia="BIZ UDPゴシック" w:hAnsi="Cambria Math" w:cs="Times New Roman"/>
                <w:sz w:val="18"/>
                <w:szCs w:val="18"/>
              </w:rPr>
              <m:t>Pr</m:t>
            </m:r>
          </m:fName>
          <m:e>
            <m:d>
              <m:dPr>
                <m:ctrlPr>
                  <w:rPr>
                    <w:rFonts w:ascii="Cambria Math" w:eastAsia="BIZ UDPゴシック" w:hAnsi="Cambria Math" w:cs="Times New Roman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="BIZ UDPゴシック" w:hAnsi="Cambria Math" w:cs="Times New Roman"/>
                    <w:sz w:val="18"/>
                    <w:szCs w:val="18"/>
                  </w:rPr>
                  <m:t>A∪B</m:t>
                </m:r>
              </m:e>
            </m:d>
          </m:e>
        </m:func>
      </m:oMath>
      <w:r>
        <w:rPr>
          <w:rFonts w:ascii="BIZ UDPゴシック" w:eastAsia="BIZ UDPゴシック" w:hAnsi="BIZ UDPゴシック" w:cs="Times New Roman" w:hint="eastAsia"/>
          <w:sz w:val="18"/>
          <w:szCs w:val="18"/>
        </w:rPr>
        <w:t>はいくつか．なお，サイコロのそれぞれの目が出る確率は等しいものとする．</w:t>
      </w:r>
    </w:p>
    <w:p w14:paraId="5BEAB8D0" w14:textId="7B4B789B" w:rsidR="00C5079A" w:rsidRPr="00C5079A" w:rsidRDefault="00C5079A" w:rsidP="00B27C81">
      <w:pPr>
        <w:pStyle w:val="a5"/>
        <w:numPr>
          <w:ilvl w:val="0"/>
          <w:numId w:val="4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あるコインを1回投げたとき，表が出る確率は0.4とする．このコインを2回投げて，2回とも表が出る確率はいくつか．</w:t>
      </w:r>
      <w:r>
        <w:rPr>
          <w:rFonts w:ascii="BIZ UDPゴシック" w:eastAsia="BIZ UDPゴシック" w:hAnsi="BIZ UDPゴシック" w:cs="Times New Roman"/>
          <w:sz w:val="18"/>
          <w:szCs w:val="18"/>
        </w:rPr>
        <w:br/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なお，1回目の結果は，2回目の結果に影響を与えないものとする．</w:t>
      </w:r>
    </w:p>
    <w:p w14:paraId="5DC417D3" w14:textId="2ED3DEFA" w:rsidR="00347877" w:rsidRPr="00926E98" w:rsidRDefault="00C5079A" w:rsidP="00B27C81">
      <w:pPr>
        <w:pStyle w:val="a5"/>
        <w:numPr>
          <w:ilvl w:val="0"/>
          <w:numId w:val="4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トランプ52枚（ジョーカーを除いた13枚×4スート）から1枚引き，引いたカードを戻さずにもう1枚引く．</w:t>
      </w:r>
      <w:r>
        <w:rPr>
          <w:rFonts w:ascii="BIZ UDPゴシック" w:eastAsia="BIZ UDPゴシック" w:hAnsi="BIZ UDPゴシック" w:cs="Times New Roman"/>
          <w:sz w:val="18"/>
          <w:szCs w:val="18"/>
        </w:rPr>
        <w:br/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引いた2枚のトランプのうち，少なくとも1枚がハートである確率はいくつか．</w:t>
      </w:r>
    </w:p>
    <w:bookmarkEnd w:id="22"/>
    <w:p w14:paraId="0654C8AA" w14:textId="67E4650A" w:rsidR="000C03B6" w:rsidRPr="000C03B6" w:rsidRDefault="000C03B6" w:rsidP="000C03B6">
      <w:pPr>
        <w:pStyle w:val="a5"/>
        <w:numPr>
          <w:ilvl w:val="0"/>
          <w:numId w:val="4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あるクラスでは，学生40人のうち，男子が25人，女子が15人である</w:t>
      </w:r>
      <w:r w:rsidR="00A21877">
        <w:rPr>
          <w:rFonts w:ascii="BIZ UDPゴシック" w:eastAsia="BIZ UDPゴシック" w:hAnsi="BIZ UDPゴシック" w:cs="Times New Roman" w:hint="eastAsia"/>
          <w:sz w:val="18"/>
          <w:szCs w:val="18"/>
        </w:rPr>
        <w:t>．</w:t>
      </w:r>
      <w:bookmarkEnd w:id="23"/>
      <w:r>
        <w:rPr>
          <w:rFonts w:ascii="BIZ UDPゴシック" w:eastAsia="BIZ UDPゴシック" w:hAnsi="BIZ UDPゴシック" w:cs="Times New Roman" w:hint="eastAsia"/>
          <w:sz w:val="18"/>
          <w:szCs w:val="18"/>
        </w:rPr>
        <w:t>また，統計学が得意な学生は20人おり，</w:t>
      </w:r>
      <w:r>
        <w:rPr>
          <w:rFonts w:ascii="BIZ UDPゴシック" w:eastAsia="BIZ UDPゴシック" w:hAnsi="BIZ UDPゴシック" w:cs="Times New Roman"/>
          <w:sz w:val="18"/>
          <w:szCs w:val="18"/>
        </w:rPr>
        <w:br/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そのうちの12人が男子である．ランダムに学生を1人選ぶとき，その学生が</w:t>
      </w:r>
      <w:r>
        <w:rPr>
          <w:rFonts w:ascii="BIZ UDPゴシック" w:eastAsia="BIZ UDPゴシック" w:hAnsi="BIZ UDPゴシック" w:cs="Times New Roman"/>
          <w:sz w:val="18"/>
          <w:szCs w:val="18"/>
        </w:rPr>
        <w:br/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「統計学が得意である」という条件のもとで，「男子である」確率はいくつか．</w:t>
      </w:r>
    </w:p>
    <w:p w14:paraId="12D789D1" w14:textId="77777777" w:rsidR="00347877" w:rsidRDefault="00347877" w:rsidP="00B06DCE">
      <w:pPr>
        <w:rPr>
          <w:rFonts w:ascii="BIZ UDPゴシック" w:eastAsia="BIZ UDPゴシック" w:hAnsi="BIZ UDPゴシック"/>
          <w:sz w:val="18"/>
          <w:szCs w:val="18"/>
        </w:rPr>
      </w:pPr>
    </w:p>
    <w:p w14:paraId="59B941D5" w14:textId="62C77A05" w:rsidR="000C03B6" w:rsidRDefault="00BA4A60" w:rsidP="000C03B6">
      <w:pPr>
        <w:pStyle w:val="a5"/>
        <w:numPr>
          <w:ilvl w:val="0"/>
          <w:numId w:val="1"/>
        </w:numPr>
        <w:tabs>
          <w:tab w:val="left" w:pos="5245"/>
        </w:tabs>
        <w:autoSpaceDE w:val="0"/>
        <w:autoSpaceDN w:val="0"/>
        <w:adjustRightInd w:val="0"/>
        <w:spacing w:after="120"/>
        <w:ind w:leftChars="0"/>
        <w:jc w:val="left"/>
        <w:textAlignment w:val="baseline"/>
        <w:rPr>
          <w:rFonts w:ascii="BIZ UDPゴシック" w:eastAsia="BIZ UDPゴシック" w:hAnsi="BIZ UDPゴシック" w:cs="Arial"/>
          <w:sz w:val="18"/>
          <w:szCs w:val="18"/>
        </w:rPr>
      </w:pPr>
      <w:r>
        <w:rPr>
          <w:rFonts w:ascii="BIZ UDPゴシック" w:eastAsia="BIZ UDPゴシック" w:hAnsi="BIZ UDPゴシック" w:cs="Arial" w:hint="eastAsia"/>
          <w:sz w:val="18"/>
          <w:szCs w:val="18"/>
        </w:rPr>
        <w:t>ある</w:t>
      </w:r>
      <w:r w:rsidR="000C03B6">
        <w:rPr>
          <w:rFonts w:ascii="BIZ UDPゴシック" w:eastAsia="BIZ UDPゴシック" w:hAnsi="BIZ UDPゴシック" w:cs="Arial" w:hint="eastAsia"/>
          <w:sz w:val="18"/>
          <w:szCs w:val="18"/>
        </w:rPr>
        <w:t>クラス</w:t>
      </w:r>
      <w:r w:rsidR="000713A0">
        <w:rPr>
          <w:rFonts w:ascii="BIZ UDPゴシック" w:eastAsia="BIZ UDPゴシック" w:hAnsi="BIZ UDPゴシック" w:cs="Arial" w:hint="eastAsia"/>
          <w:sz w:val="18"/>
          <w:szCs w:val="18"/>
        </w:rPr>
        <w:t>Aの</w:t>
      </w:r>
      <w:r w:rsidR="000C03B6">
        <w:rPr>
          <w:rFonts w:ascii="BIZ UDPゴシック" w:eastAsia="BIZ UDPゴシック" w:hAnsi="BIZ UDPゴシック" w:cs="Arial" w:hint="eastAsia"/>
          <w:sz w:val="18"/>
          <w:szCs w:val="18"/>
        </w:rPr>
        <w:t>全員</w:t>
      </w:r>
      <w:r w:rsidR="00612B35">
        <w:rPr>
          <w:rFonts w:ascii="BIZ UDPゴシック" w:eastAsia="BIZ UDPゴシック" w:hAnsi="BIZ UDPゴシック" w:cs="Arial" w:hint="eastAsia"/>
          <w:sz w:val="18"/>
          <w:szCs w:val="18"/>
        </w:rPr>
        <w:t>の統計学の試験</w:t>
      </w:r>
      <w:r w:rsidR="000C03B6">
        <w:rPr>
          <w:rFonts w:ascii="BIZ UDPゴシック" w:eastAsia="BIZ UDPゴシック" w:hAnsi="BIZ UDPゴシック" w:cs="Arial" w:hint="eastAsia"/>
          <w:sz w:val="18"/>
          <w:szCs w:val="18"/>
        </w:rPr>
        <w:t>得点を調べたところ，クラスの平均点は</w:t>
      </w:r>
      <w:del w:id="24" w:author="須永大介" w:date="2026-01-11T14:13:00Z" w16du:dateUtc="2026-01-11T05:13:00Z">
        <w:r w:rsidR="002323C3" w:rsidDel="007E5B5A">
          <w:rPr>
            <w:rFonts w:ascii="BIZ UDPゴシック" w:eastAsia="BIZ UDPゴシック" w:hAnsi="BIZ UDPゴシック" w:cs="Arial" w:hint="eastAsia"/>
            <w:sz w:val="18"/>
            <w:szCs w:val="18"/>
          </w:rPr>
          <w:delText>6</w:delText>
        </w:r>
      </w:del>
      <w:ins w:id="25" w:author="須永大介" w:date="2026-01-11T14:13:00Z" w16du:dateUtc="2026-01-11T05:13:00Z">
        <w:r w:rsidR="007E5B5A">
          <w:rPr>
            <w:rFonts w:ascii="BIZ UDPゴシック" w:eastAsia="BIZ UDPゴシック" w:hAnsi="BIZ UDPゴシック" w:cs="Arial" w:hint="eastAsia"/>
            <w:sz w:val="18"/>
            <w:szCs w:val="18"/>
          </w:rPr>
          <w:t>5</w:t>
        </w:r>
      </w:ins>
      <w:r w:rsidR="002323C3">
        <w:rPr>
          <w:rFonts w:ascii="BIZ UDPゴシック" w:eastAsia="BIZ UDPゴシック" w:hAnsi="BIZ UDPゴシック" w:cs="Arial" w:hint="eastAsia"/>
          <w:sz w:val="18"/>
          <w:szCs w:val="18"/>
        </w:rPr>
        <w:t>5</w:t>
      </w:r>
      <w:r w:rsidR="000C03B6">
        <w:rPr>
          <w:rFonts w:ascii="BIZ UDPゴシック" w:eastAsia="BIZ UDPゴシック" w:hAnsi="BIZ UDPゴシック" w:cs="Arial" w:hint="eastAsia"/>
          <w:sz w:val="18"/>
          <w:szCs w:val="18"/>
        </w:rPr>
        <w:t>点，標準偏差は</w:t>
      </w:r>
      <w:r w:rsidR="002323C3">
        <w:rPr>
          <w:rFonts w:ascii="BIZ UDPゴシック" w:eastAsia="BIZ UDPゴシック" w:hAnsi="BIZ UDPゴシック" w:cs="Arial" w:hint="eastAsia"/>
          <w:sz w:val="18"/>
          <w:szCs w:val="18"/>
        </w:rPr>
        <w:t>1</w:t>
      </w:r>
      <w:del w:id="26" w:author="須永大介" w:date="2026-01-11T14:14:00Z" w16du:dateUtc="2026-01-11T05:14:00Z">
        <w:r w:rsidR="002323C3" w:rsidDel="007E5B5A">
          <w:rPr>
            <w:rFonts w:ascii="BIZ UDPゴシック" w:eastAsia="BIZ UDPゴシック" w:hAnsi="BIZ UDPゴシック" w:cs="Arial" w:hint="eastAsia"/>
            <w:sz w:val="18"/>
            <w:szCs w:val="18"/>
          </w:rPr>
          <w:delText>2</w:delText>
        </w:r>
      </w:del>
      <w:ins w:id="27" w:author="須永大介" w:date="2026-01-11T14:14:00Z" w16du:dateUtc="2026-01-11T05:14:00Z">
        <w:r w:rsidR="007E5B5A">
          <w:rPr>
            <w:rFonts w:ascii="BIZ UDPゴシック" w:eastAsia="BIZ UDPゴシック" w:hAnsi="BIZ UDPゴシック" w:cs="Arial" w:hint="eastAsia"/>
            <w:sz w:val="18"/>
            <w:szCs w:val="18"/>
          </w:rPr>
          <w:t>0</w:t>
        </w:r>
      </w:ins>
      <w:r w:rsidR="000C03B6">
        <w:rPr>
          <w:rFonts w:ascii="BIZ UDPゴシック" w:eastAsia="BIZ UDPゴシック" w:hAnsi="BIZ UDPゴシック" w:cs="Arial" w:hint="eastAsia"/>
          <w:sz w:val="18"/>
          <w:szCs w:val="18"/>
        </w:rPr>
        <w:t>点であった．</w:t>
      </w:r>
      <w:r w:rsidR="000C03B6">
        <w:rPr>
          <w:rFonts w:ascii="BIZ UDPゴシック" w:eastAsia="BIZ UDPゴシック" w:hAnsi="BIZ UDPゴシック" w:cs="Arial"/>
          <w:sz w:val="18"/>
          <w:szCs w:val="18"/>
        </w:rPr>
        <w:br/>
      </w:r>
      <w:r w:rsidR="000C03B6">
        <w:rPr>
          <w:rFonts w:ascii="BIZ UDPゴシック" w:eastAsia="BIZ UDPゴシック" w:hAnsi="BIZ UDPゴシック" w:cs="Arial" w:hint="eastAsia"/>
          <w:sz w:val="18"/>
          <w:szCs w:val="18"/>
        </w:rPr>
        <w:t>このクラスに所属する学生の得点は，正規分布</w:t>
      </w:r>
      <m:oMath>
        <m:r>
          <w:rPr>
            <w:rFonts w:ascii="Cambria Math" w:eastAsia="BIZ UDPゴシック" w:hAnsi="Cambria Math" w:cs="Arial"/>
            <w:sz w:val="18"/>
            <w:szCs w:val="18"/>
          </w:rPr>
          <m:t>N</m:t>
        </m:r>
        <m:d>
          <m:dPr>
            <m:ctrlPr>
              <w:rPr>
                <w:rFonts w:ascii="Cambria Math" w:eastAsia="BIZ UDPゴシック" w:hAnsi="Cambria Math" w:cs="Arial"/>
                <w:i/>
                <w:sz w:val="18"/>
                <w:szCs w:val="18"/>
              </w:rPr>
            </m:ctrlPr>
          </m:dPr>
          <m:e>
            <m:r>
              <w:del w:id="28" w:author="須永大介" w:date="2026-01-11T14:14:00Z" w16du:dateUtc="2026-01-11T05:14:00Z">
                <w:rPr>
                  <w:rFonts w:ascii="Cambria Math" w:eastAsia="BIZ UDPゴシック" w:hAnsi="Cambria Math" w:cs="Arial"/>
                  <w:sz w:val="18"/>
                  <w:szCs w:val="18"/>
                </w:rPr>
                <m:t>6</m:t>
              </w:del>
            </m:r>
            <m:r>
              <w:ins w:id="29" w:author="須永大介" w:date="2026-01-11T14:14:00Z" w16du:dateUtc="2026-01-11T05:14:00Z">
                <w:rPr>
                  <w:rFonts w:ascii="Cambria Math" w:eastAsia="BIZ UDPゴシック" w:hAnsi="Cambria Math" w:cs="Arial" w:hint="eastAsia"/>
                  <w:sz w:val="18"/>
                  <w:szCs w:val="18"/>
                </w:rPr>
                <m:t>5</m:t>
              </w:ins>
            </m:r>
            <m:r>
              <w:rPr>
                <w:rFonts w:ascii="Cambria Math" w:eastAsia="BIZ UDPゴシック" w:hAnsi="Cambria Math" w:cs="Arial"/>
                <w:sz w:val="18"/>
                <w:szCs w:val="18"/>
              </w:rPr>
              <m:t xml:space="preserve">5, </m:t>
            </m:r>
            <m:sSup>
              <m:sSupPr>
                <m:ctrlPr>
                  <w:rPr>
                    <w:rFonts w:ascii="Cambria Math" w:eastAsia="BIZ UDPゴシック" w:hAnsi="Cambria Math" w:cs="Arial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="BIZ UDPゴシック" w:hAnsi="Cambria Math" w:cs="Arial"/>
                    <w:sz w:val="18"/>
                    <w:szCs w:val="18"/>
                  </w:rPr>
                  <m:t>1</m:t>
                </m:r>
                <m:r>
                  <w:del w:id="30" w:author="須永大介" w:date="2026-01-11T14:14:00Z" w16du:dateUtc="2026-01-11T05:14:00Z">
                    <w:rPr>
                      <w:rFonts w:ascii="Cambria Math" w:eastAsia="BIZ UDPゴシック" w:hAnsi="Cambria Math" w:cs="Arial"/>
                      <w:sz w:val="18"/>
                      <w:szCs w:val="18"/>
                    </w:rPr>
                    <m:t>2</m:t>
                  </w:del>
                </m:r>
                <m:r>
                  <w:ins w:id="31" w:author="須永大介" w:date="2026-01-11T14:14:00Z" w16du:dateUtc="2026-01-11T05:14:00Z">
                    <w:rPr>
                      <w:rFonts w:ascii="Cambria Math" w:eastAsia="BIZ UDPゴシック" w:hAnsi="Cambria Math" w:cs="Arial" w:hint="eastAsia"/>
                      <w:sz w:val="18"/>
                      <w:szCs w:val="18"/>
                    </w:rPr>
                    <m:t>0</m:t>
                  </w:ins>
                </m:r>
              </m:e>
              <m:sup>
                <m:r>
                  <w:rPr>
                    <w:rFonts w:ascii="Cambria Math" w:eastAsia="BIZ UDPゴシック" w:hAnsi="Cambria Math" w:cs="Arial"/>
                    <w:sz w:val="18"/>
                    <w:szCs w:val="18"/>
                  </w:rPr>
                  <m:t>2</m:t>
                </m:r>
              </m:sup>
            </m:sSup>
          </m:e>
        </m:d>
      </m:oMath>
      <w:r w:rsidR="000C03B6">
        <w:rPr>
          <w:rFonts w:ascii="BIZ UDPゴシック" w:eastAsia="BIZ UDPゴシック" w:hAnsi="BIZ UDPゴシック" w:cs="Arial" w:hint="eastAsia"/>
          <w:sz w:val="18"/>
          <w:szCs w:val="18"/>
        </w:rPr>
        <w:t>にしたがう確率変数</w:t>
      </w:r>
      <m:oMath>
        <m:r>
          <w:rPr>
            <w:rFonts w:ascii="Cambria Math" w:eastAsia="BIZ UDPゴシック" w:hAnsi="Cambria Math" w:cs="Arial"/>
            <w:sz w:val="18"/>
            <w:szCs w:val="18"/>
          </w:rPr>
          <m:t>x</m:t>
        </m:r>
      </m:oMath>
      <w:r w:rsidR="000C03B6">
        <w:rPr>
          <w:rFonts w:ascii="BIZ UDPゴシック" w:eastAsia="BIZ UDPゴシック" w:hAnsi="BIZ UDPゴシック" w:cs="Arial" w:hint="eastAsia"/>
          <w:sz w:val="18"/>
          <w:szCs w:val="18"/>
        </w:rPr>
        <w:t>であるとする．</w:t>
      </w:r>
      <w:r w:rsidR="000C03B6">
        <w:rPr>
          <w:rFonts w:ascii="BIZ UDPゴシック" w:eastAsia="BIZ UDPゴシック" w:hAnsi="BIZ UDPゴシック" w:cs="Arial"/>
          <w:sz w:val="18"/>
          <w:szCs w:val="18"/>
        </w:rPr>
        <w:br/>
      </w:r>
      <w:r w:rsidR="000C03B6">
        <w:rPr>
          <w:rFonts w:ascii="BIZ UDPゴシック" w:eastAsia="BIZ UDPゴシック" w:hAnsi="BIZ UDPゴシック" w:cs="Arial" w:hint="eastAsia"/>
          <w:sz w:val="18"/>
          <w:szCs w:val="18"/>
        </w:rPr>
        <w:t>ただし，</w:t>
      </w:r>
      <w:r w:rsidR="000C03B6" w:rsidRPr="00627167">
        <w:rPr>
          <w:rFonts w:ascii="BIZ UDPゴシック" w:eastAsia="BIZ UDPゴシック" w:hAnsi="BIZ UDPゴシック" w:cs="Arial" w:hint="eastAsia"/>
          <w:sz w:val="18"/>
          <w:szCs w:val="18"/>
          <w:u w:val="wave"/>
        </w:rPr>
        <w:t>得点はすべて整数値</w:t>
      </w:r>
      <w:r w:rsidR="000C03B6">
        <w:rPr>
          <w:rFonts w:ascii="BIZ UDPゴシック" w:eastAsia="BIZ UDPゴシック" w:hAnsi="BIZ UDPゴシック" w:cs="Arial" w:hint="eastAsia"/>
          <w:sz w:val="18"/>
          <w:szCs w:val="18"/>
        </w:rPr>
        <w:t>とする．</w:t>
      </w:r>
    </w:p>
    <w:p w14:paraId="03940BC4" w14:textId="58791EC2" w:rsidR="000C03B6" w:rsidRPr="00926E98" w:rsidRDefault="000C03B6" w:rsidP="000C03B6">
      <w:pPr>
        <w:pStyle w:val="a5"/>
        <w:numPr>
          <w:ilvl w:val="0"/>
          <w:numId w:val="12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得点が</w:t>
      </w:r>
      <w:del w:id="32" w:author="須永大介" w:date="2026-01-11T20:11:00Z" w16du:dateUtc="2026-01-11T11:11:00Z">
        <w:r w:rsidR="002323C3" w:rsidDel="002510B3">
          <w:rPr>
            <w:rFonts w:ascii="BIZ UDPゴシック" w:eastAsia="BIZ UDPゴシック" w:hAnsi="BIZ UDPゴシック" w:cs="Times New Roman" w:hint="eastAsia"/>
            <w:sz w:val="18"/>
            <w:szCs w:val="18"/>
          </w:rPr>
          <w:delText>8</w:delText>
        </w:r>
      </w:del>
      <w:ins w:id="33" w:author="須永大介" w:date="2026-01-11T20:11:00Z" w16du:dateUtc="2026-01-11T11:11:00Z">
        <w:r w:rsidR="002510B3">
          <w:rPr>
            <w:rFonts w:ascii="BIZ UDPゴシック" w:eastAsia="BIZ UDPゴシック" w:hAnsi="BIZ UDPゴシック" w:cs="Times New Roman" w:hint="eastAsia"/>
            <w:sz w:val="18"/>
            <w:szCs w:val="18"/>
          </w:rPr>
          <w:t>7</w:t>
        </w:r>
      </w:ins>
      <w:r w:rsidR="002323C3">
        <w:rPr>
          <w:rFonts w:ascii="BIZ UDPゴシック" w:eastAsia="BIZ UDPゴシック" w:hAnsi="BIZ UDPゴシック" w:cs="Times New Roman" w:hint="eastAsia"/>
          <w:sz w:val="18"/>
          <w:szCs w:val="18"/>
        </w:rPr>
        <w:t>0</w:t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点以上の学生は何パーセントか．</w:t>
      </w:r>
    </w:p>
    <w:p w14:paraId="619419EB" w14:textId="75262384" w:rsidR="00645489" w:rsidRDefault="000C03B6" w:rsidP="000C03B6">
      <w:pPr>
        <w:pStyle w:val="a5"/>
        <w:numPr>
          <w:ilvl w:val="0"/>
          <w:numId w:val="12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得点が上位5%の学生をS評価とするとき，対象となるのは得点が何点以上の学生か．</w:t>
      </w:r>
      <w:r w:rsidR="002323C3">
        <w:rPr>
          <w:rFonts w:ascii="BIZ UDPゴシック" w:eastAsia="BIZ UDPゴシック" w:hAnsi="BIZ UDPゴシック" w:cs="Times New Roman"/>
          <w:sz w:val="18"/>
          <w:szCs w:val="18"/>
        </w:rPr>
        <w:br/>
      </w:r>
      <w:r w:rsidR="002323C3">
        <w:rPr>
          <w:rFonts w:ascii="BIZ UDPゴシック" w:eastAsia="BIZ UDPゴシック" w:hAnsi="BIZ UDPゴシック" w:cs="Times New Roman" w:hint="eastAsia"/>
          <w:sz w:val="18"/>
          <w:szCs w:val="18"/>
        </w:rPr>
        <w:t>ただし，上側確率5%の</w:t>
      </w:r>
      <w:r w:rsidR="00E4638B">
        <w:rPr>
          <w:rFonts w:ascii="BIZ UDPゴシック" w:eastAsia="BIZ UDPゴシック" w:hAnsi="BIZ UDPゴシック" w:cs="Times New Roman" w:hint="eastAsia"/>
          <w:sz w:val="18"/>
          <w:szCs w:val="18"/>
        </w:rPr>
        <w:t>z</w:t>
      </w:r>
      <w:r w:rsidR="002323C3">
        <w:rPr>
          <w:rFonts w:ascii="BIZ UDPゴシック" w:eastAsia="BIZ UDPゴシック" w:hAnsi="BIZ UDPゴシック" w:cs="Times New Roman" w:hint="eastAsia"/>
          <w:sz w:val="18"/>
          <w:szCs w:val="18"/>
        </w:rPr>
        <w:t>値は1.65とする．</w:t>
      </w:r>
      <w:r w:rsidR="002323C3">
        <w:rPr>
          <w:rFonts w:ascii="BIZ UDPゴシック" w:eastAsia="BIZ UDPゴシック" w:hAnsi="BIZ UDPゴシック" w:cs="Times New Roman"/>
          <w:sz w:val="18"/>
          <w:szCs w:val="18"/>
        </w:rPr>
        <w:br/>
      </w:r>
    </w:p>
    <w:p w14:paraId="532D67B4" w14:textId="77777777" w:rsidR="00645489" w:rsidRDefault="00645489">
      <w:pPr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/>
          <w:sz w:val="18"/>
          <w:szCs w:val="18"/>
        </w:rPr>
        <w:br w:type="page"/>
      </w:r>
    </w:p>
    <w:p w14:paraId="225007A4" w14:textId="77777777" w:rsidR="00645489" w:rsidRDefault="00645489">
      <w:pPr>
        <w:rPr>
          <w:rFonts w:ascii="BIZ UDPゴシック" w:eastAsia="BIZ UDPゴシック" w:hAnsi="BIZ UDPゴシック"/>
          <w:kern w:val="2"/>
          <w:sz w:val="18"/>
          <w:szCs w:val="18"/>
        </w:rPr>
      </w:pPr>
    </w:p>
    <w:p w14:paraId="48049CD0" w14:textId="1CDCBB95" w:rsidR="00011361" w:rsidRDefault="000713A0" w:rsidP="000C03B6">
      <w:pPr>
        <w:pStyle w:val="a5"/>
        <w:numPr>
          <w:ilvl w:val="0"/>
          <w:numId w:val="12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別のクラスBの統計学の試験の受験者から抽出した5人分の試験得点</w:t>
      </w:r>
      <m:oMath>
        <m:sSub>
          <m:sSubPr>
            <m:ctrlPr>
              <w:rPr>
                <w:rFonts w:ascii="Cambria Math" w:eastAsia="BIZ UDPゴシック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BIZ UDPゴシック" w:hAnsi="Cambria Math" w:cs="Times New Roman"/>
                <w:sz w:val="18"/>
                <w:szCs w:val="18"/>
              </w:rPr>
              <m:t>x</m:t>
            </m:r>
          </m:e>
          <m:sub>
            <m:r>
              <w:rPr>
                <w:rFonts w:ascii="Cambria Math" w:eastAsia="BIZ UDPゴシック" w:hAnsi="Cambria Math" w:cs="Times New Roman"/>
                <w:sz w:val="18"/>
                <w:szCs w:val="18"/>
              </w:rPr>
              <m:t>i</m:t>
            </m:r>
          </m:sub>
        </m:sSub>
      </m:oMath>
      <w:r>
        <w:rPr>
          <w:rFonts w:ascii="BIZ UDPゴシック" w:eastAsia="BIZ UDPゴシック" w:hAnsi="BIZ UDPゴシック" w:cs="Times New Roman" w:hint="eastAsia"/>
          <w:sz w:val="18"/>
          <w:szCs w:val="18"/>
        </w:rPr>
        <w:t>は，以下の表のとおりである．</w:t>
      </w:r>
      <w:r w:rsidR="00011361">
        <w:rPr>
          <w:rFonts w:ascii="BIZ UDPゴシック" w:eastAsia="BIZ UDPゴシック" w:hAnsi="BIZ UDPゴシック" w:cs="Times New Roman"/>
          <w:sz w:val="18"/>
          <w:szCs w:val="18"/>
        </w:rPr>
        <w:br/>
      </w:r>
      <w:r w:rsidR="00011361">
        <w:rPr>
          <w:rFonts w:ascii="BIZ UDPゴシック" w:eastAsia="BIZ UDPゴシック" w:hAnsi="BIZ UDPゴシック" w:cs="Times New Roman" w:hint="eastAsia"/>
          <w:sz w:val="18"/>
          <w:szCs w:val="18"/>
        </w:rPr>
        <w:t>標本平均 </w:t>
      </w:r>
      <m:oMath>
        <m:acc>
          <m:accPr>
            <m:chr m:val="̅"/>
            <m:ctrlPr>
              <w:rPr>
                <w:rFonts w:ascii="Cambria Math" w:eastAsia="BIZ UDPゴシック" w:hAnsi="Cambria Math" w:cs="Times New Roman"/>
                <w:i/>
                <w:sz w:val="18"/>
                <w:szCs w:val="18"/>
              </w:rPr>
            </m:ctrlPr>
          </m:accPr>
          <m:e>
            <m:r>
              <w:rPr>
                <w:rFonts w:ascii="Cambria Math" w:eastAsia="BIZ UDPゴシック" w:hAnsi="Cambria Math" w:cs="Times New Roman"/>
                <w:sz w:val="18"/>
                <w:szCs w:val="18"/>
              </w:rPr>
              <m:t>x</m:t>
            </m:r>
          </m:e>
        </m:acc>
      </m:oMath>
      <w:r w:rsidR="00011361">
        <w:rPr>
          <w:rFonts w:ascii="BIZ UDPゴシック" w:eastAsia="BIZ UDPゴシック" w:hAnsi="BIZ UDPゴシック" w:cs="Times New Roman" w:hint="eastAsia"/>
          <w:sz w:val="18"/>
          <w:szCs w:val="18"/>
        </w:rPr>
        <w:t>と標本分散</w:t>
      </w:r>
      <m:oMath>
        <m:sSubSup>
          <m:sSubSupPr>
            <m:ctrlPr>
              <w:rPr>
                <w:rFonts w:ascii="Cambria Math" w:eastAsia="BIZ UDPゴシック" w:hAnsi="Cambria Math" w:cs="Times New Roman"/>
                <w:i/>
                <w:sz w:val="18"/>
                <w:szCs w:val="18"/>
              </w:rPr>
            </m:ctrlPr>
          </m:sSubSupPr>
          <m:e>
            <m:r>
              <w:rPr>
                <w:rFonts w:ascii="Cambria Math" w:eastAsia="BIZ UDPゴシック" w:hAnsi="Cambria Math" w:cs="Times New Roman"/>
                <w:sz w:val="18"/>
                <w:szCs w:val="18"/>
              </w:rPr>
              <m:t>S</m:t>
            </m:r>
          </m:e>
          <m:sub>
            <m:r>
              <w:rPr>
                <w:rFonts w:ascii="Cambria Math" w:eastAsia="BIZ UDPゴシック" w:hAnsi="Cambria Math" w:cs="Times New Roman"/>
                <w:sz w:val="18"/>
                <w:szCs w:val="18"/>
              </w:rPr>
              <m:t>x</m:t>
            </m:r>
          </m:sub>
          <m:sup>
            <m:r>
              <w:rPr>
                <w:rFonts w:ascii="Cambria Math" w:eastAsia="BIZ UDPゴシック" w:hAnsi="Cambria Math" w:cs="Times New Roman"/>
                <w:sz w:val="18"/>
                <w:szCs w:val="18"/>
              </w:rPr>
              <m:t>2</m:t>
            </m:r>
          </m:sup>
        </m:sSubSup>
      </m:oMath>
      <w:r w:rsidR="00011361">
        <w:rPr>
          <w:rFonts w:ascii="BIZ UDPゴシック" w:eastAsia="BIZ UDPゴシック" w:hAnsi="BIZ UDPゴシック" w:cs="Times New Roman" w:hint="eastAsia"/>
          <w:sz w:val="18"/>
          <w:szCs w:val="18"/>
        </w:rPr>
        <w:t>を求めなさい．</w:t>
      </w:r>
    </w:p>
    <w:tbl>
      <w:tblPr>
        <w:tblW w:w="3988" w:type="dxa"/>
        <w:jc w:val="center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28"/>
        <w:gridCol w:w="652"/>
        <w:gridCol w:w="652"/>
        <w:gridCol w:w="652"/>
        <w:gridCol w:w="652"/>
        <w:gridCol w:w="652"/>
      </w:tblGrid>
      <w:tr w:rsidR="00011361" w:rsidRPr="00926E98" w14:paraId="59942EBC" w14:textId="77777777" w:rsidTr="008B22F9">
        <w:trPr>
          <w:jc w:val="center"/>
        </w:trPr>
        <w:tc>
          <w:tcPr>
            <w:tcW w:w="3988" w:type="dxa"/>
            <w:gridSpan w:val="6"/>
            <w:tcBorders>
              <w:bottom w:val="single" w:sz="4" w:space="0" w:color="auto"/>
            </w:tcBorders>
            <w:noWrap/>
            <w:vAlign w:val="bottom"/>
          </w:tcPr>
          <w:p w14:paraId="7400B106" w14:textId="77777777" w:rsidR="00011361" w:rsidRPr="00926E98" w:rsidRDefault="00011361" w:rsidP="008B22F9">
            <w:pPr>
              <w:jc w:val="right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926E98">
              <w:rPr>
                <w:rFonts w:ascii="BIZ UDPゴシック" w:eastAsia="BIZ UDPゴシック" w:hAnsi="BIZ UDPゴシック" w:hint="eastAsia"/>
                <w:sz w:val="18"/>
                <w:szCs w:val="18"/>
              </w:rPr>
              <w:t>単位：</w:t>
            </w: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点</w:t>
            </w:r>
          </w:p>
        </w:tc>
      </w:tr>
      <w:tr w:rsidR="00011361" w:rsidRPr="00926E98" w14:paraId="7BC9554B" w14:textId="77777777" w:rsidTr="008B22F9">
        <w:trPr>
          <w:jc w:val="center"/>
        </w:trPr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24D1D05E" w14:textId="77777777" w:rsidR="00011361" w:rsidRPr="00926E98" w:rsidRDefault="00011361" w:rsidP="008B22F9">
            <w:pPr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926E98">
              <w:rPr>
                <w:rFonts w:ascii="BIZ UDPゴシック" w:eastAsia="BIZ UDPゴシック" w:hAnsi="BIZ UDPゴシック"/>
                <w:sz w:val="18"/>
                <w:szCs w:val="18"/>
              </w:rPr>
              <w:t>id</w:t>
            </w: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20337979" w14:textId="77777777" w:rsidR="00011361" w:rsidRPr="00926E98" w:rsidRDefault="00011361" w:rsidP="008B22F9">
            <w:pPr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926E98">
              <w:rPr>
                <w:rFonts w:ascii="BIZ UDPゴシック" w:eastAsia="BIZ UDPゴシック" w:hAnsi="BIZ UDPゴシック"/>
                <w:sz w:val="18"/>
                <w:szCs w:val="18"/>
              </w:rPr>
              <w:t>1</w:t>
            </w: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71C7C9D5" w14:textId="77777777" w:rsidR="00011361" w:rsidRPr="00926E98" w:rsidRDefault="00011361" w:rsidP="008B22F9">
            <w:pPr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926E98">
              <w:rPr>
                <w:rFonts w:ascii="BIZ UDPゴシック" w:eastAsia="BIZ UDPゴシック" w:hAnsi="BIZ UDPゴシック"/>
                <w:sz w:val="18"/>
                <w:szCs w:val="18"/>
              </w:rPr>
              <w:t>2</w:t>
            </w: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1896D709" w14:textId="77777777" w:rsidR="00011361" w:rsidRPr="00926E98" w:rsidRDefault="00011361" w:rsidP="008B22F9">
            <w:pPr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926E98">
              <w:rPr>
                <w:rFonts w:ascii="BIZ UDPゴシック" w:eastAsia="BIZ UDPゴシック" w:hAnsi="BIZ UDPゴシック"/>
                <w:sz w:val="18"/>
                <w:szCs w:val="18"/>
              </w:rPr>
              <w:t>3</w:t>
            </w: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6DC4220C" w14:textId="77777777" w:rsidR="00011361" w:rsidRPr="00926E98" w:rsidRDefault="00011361" w:rsidP="008B22F9">
            <w:pPr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926E98">
              <w:rPr>
                <w:rFonts w:ascii="BIZ UDPゴシック" w:eastAsia="BIZ UDPゴシック" w:hAnsi="BIZ UDPゴシック"/>
                <w:sz w:val="18"/>
                <w:szCs w:val="18"/>
              </w:rPr>
              <w:t>4</w:t>
            </w: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185B25E4" w14:textId="77777777" w:rsidR="00011361" w:rsidRPr="00926E98" w:rsidRDefault="00011361" w:rsidP="008B22F9">
            <w:pPr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926E98">
              <w:rPr>
                <w:rFonts w:ascii="BIZ UDPゴシック" w:eastAsia="BIZ UDPゴシック" w:hAnsi="BIZ UDPゴシック"/>
                <w:sz w:val="18"/>
                <w:szCs w:val="18"/>
              </w:rPr>
              <w:t>5</w:t>
            </w:r>
          </w:p>
        </w:tc>
      </w:tr>
      <w:tr w:rsidR="00011361" w:rsidRPr="00926E98" w14:paraId="524307B4" w14:textId="77777777" w:rsidTr="008B22F9">
        <w:trPr>
          <w:jc w:val="center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75DA2AA9" w14:textId="77777777" w:rsidR="00011361" w:rsidRPr="00926E98" w:rsidRDefault="00011361" w:rsidP="008B22F9">
            <w:pPr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BIZ UDPゴシック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BIZ UDPゴシック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eastAsia="BIZ UDPゴシック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37E85" w14:textId="60649759" w:rsidR="00011361" w:rsidRPr="00926E98" w:rsidRDefault="00FC257C" w:rsidP="008B22F9">
            <w:pPr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72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9882A" w14:textId="4873B4D3" w:rsidR="00011361" w:rsidRPr="00926E98" w:rsidRDefault="00FC257C" w:rsidP="008B22F9">
            <w:pPr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57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29708C" w14:textId="0CDF36E5" w:rsidR="00011361" w:rsidRPr="00926E98" w:rsidRDefault="00FC257C" w:rsidP="008B22F9">
            <w:pPr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6</w:t>
            </w:r>
            <w:del w:id="34" w:author="須永大介" w:date="2026-01-11T14:14:00Z" w16du:dateUtc="2026-01-11T05:14:00Z">
              <w:r w:rsidDel="00786868">
                <w:rPr>
                  <w:rFonts w:ascii="BIZ UDPゴシック" w:eastAsia="BIZ UDPゴシック" w:hAnsi="BIZ UDPゴシック" w:hint="eastAsia"/>
                  <w:sz w:val="18"/>
                  <w:szCs w:val="18"/>
                </w:rPr>
                <w:delText>5</w:delText>
              </w:r>
            </w:del>
            <w:ins w:id="35" w:author="須永大介" w:date="2026-01-11T14:14:00Z" w16du:dateUtc="2026-01-11T05:14:00Z">
              <w:r w:rsidR="00786868">
                <w:rPr>
                  <w:rFonts w:ascii="BIZ UDPゴシック" w:eastAsia="BIZ UDPゴシック" w:hAnsi="BIZ UDPゴシック" w:hint="eastAsia"/>
                  <w:sz w:val="18"/>
                  <w:szCs w:val="18"/>
                </w:rPr>
                <w:t>0</w:t>
              </w:r>
            </w:ins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CF9B08" w14:textId="6BBAF2DE" w:rsidR="00011361" w:rsidRPr="00926E98" w:rsidRDefault="00FC257C" w:rsidP="008B22F9">
            <w:pPr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48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7B323C" w14:textId="47A27ECF" w:rsidR="00011361" w:rsidRPr="00926E98" w:rsidRDefault="00FC257C" w:rsidP="008B22F9">
            <w:pPr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93</w:t>
            </w:r>
          </w:p>
        </w:tc>
      </w:tr>
    </w:tbl>
    <w:p w14:paraId="3D376477" w14:textId="718FC649" w:rsidR="000C03B6" w:rsidRPr="00926E98" w:rsidRDefault="000713A0" w:rsidP="000C03B6">
      <w:pPr>
        <w:pStyle w:val="a5"/>
        <w:numPr>
          <w:ilvl w:val="0"/>
          <w:numId w:val="12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標本不偏分散 </w:t>
      </w:r>
      <m:oMath>
        <m:acc>
          <m:accPr>
            <m:ctrlPr>
              <w:rPr>
                <w:rFonts w:ascii="Cambria Math" w:eastAsia="BIZ UDPゴシック" w:hAnsi="Cambria Math" w:cs="Times New Roman"/>
                <w:i/>
                <w:sz w:val="18"/>
                <w:szCs w:val="18"/>
              </w:rPr>
            </m:ctrlPr>
          </m:accPr>
          <m:e>
            <m:sSubSup>
              <m:sSubSupPr>
                <m:ctrlPr>
                  <w:rPr>
                    <w:rFonts w:ascii="Cambria Math" w:eastAsia="BIZ UDPゴシック" w:hAnsi="Cambria Math" w:cs="Times New Roman"/>
                    <w:i/>
                    <w:sz w:val="18"/>
                    <w:szCs w:val="18"/>
                  </w:rPr>
                </m:ctrlPr>
              </m:sSubSupPr>
              <m:e>
                <m:r>
                  <w:rPr>
                    <w:rFonts w:ascii="Cambria Math" w:eastAsia="BIZ UDPゴシック" w:hAnsi="Cambria Math" w:cs="Times New Roman"/>
                    <w:sz w:val="18"/>
                    <w:szCs w:val="18"/>
                  </w:rPr>
                  <m:t>σ</m:t>
                </m:r>
              </m:e>
              <m:sub>
                <m:r>
                  <w:rPr>
                    <w:rFonts w:ascii="Cambria Math" w:eastAsia="BIZ UDPゴシック" w:hAnsi="Cambria Math" w:cs="Times New Roman"/>
                    <w:sz w:val="18"/>
                    <w:szCs w:val="18"/>
                  </w:rPr>
                  <m:t>x</m:t>
                </m:r>
              </m:sub>
              <m:sup>
                <m:r>
                  <w:rPr>
                    <w:rFonts w:ascii="Cambria Math" w:eastAsia="BIZ UDPゴシック" w:hAnsi="Cambria Math" w:cs="Times New Roman"/>
                    <w:sz w:val="18"/>
                    <w:szCs w:val="18"/>
                  </w:rPr>
                  <m:t>2</m:t>
                </m:r>
              </m:sup>
            </m:sSubSup>
          </m:e>
        </m:acc>
      </m:oMath>
      <w:r>
        <w:rPr>
          <w:rFonts w:ascii="BIZ UDPゴシック" w:eastAsia="BIZ UDPゴシック" w:hAnsi="BIZ UDPゴシック" w:cs="Times New Roman" w:hint="eastAsia"/>
          <w:sz w:val="18"/>
          <w:szCs w:val="18"/>
        </w:rPr>
        <w:t>を求めなさい</w:t>
      </w:r>
      <w:r w:rsidR="000C03B6">
        <w:rPr>
          <w:rFonts w:ascii="BIZ UDPゴシック" w:eastAsia="BIZ UDPゴシック" w:hAnsi="BIZ UDPゴシック" w:cs="Times New Roman" w:hint="eastAsia"/>
          <w:sz w:val="18"/>
          <w:szCs w:val="18"/>
        </w:rPr>
        <w:t>．</w:t>
      </w:r>
    </w:p>
    <w:p w14:paraId="1115FA4E" w14:textId="200DE4A9" w:rsidR="000C03B6" w:rsidRPr="000C03B6" w:rsidRDefault="000713A0" w:rsidP="000C03B6">
      <w:pPr>
        <w:pStyle w:val="a5"/>
        <w:numPr>
          <w:ilvl w:val="0"/>
          <w:numId w:val="12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標本平均は正規分布に従い，標本分散の値は母分散</w:t>
      </w:r>
      <m:oMath>
        <m:sSubSup>
          <m:sSubSupPr>
            <m:ctrlPr>
              <w:rPr>
                <w:rFonts w:ascii="Cambria Math" w:eastAsia="BIZ UDPゴシック" w:hAnsi="Cambria Math" w:cs="Times New Roman"/>
                <w:i/>
                <w:sz w:val="18"/>
                <w:szCs w:val="18"/>
              </w:rPr>
            </m:ctrlPr>
          </m:sSubSupPr>
          <m:e>
            <m:r>
              <w:rPr>
                <w:rFonts w:ascii="Cambria Math" w:eastAsia="BIZ UDPゴシック" w:hAnsi="Cambria Math" w:cs="Times New Roman"/>
                <w:sz w:val="18"/>
                <w:szCs w:val="18"/>
              </w:rPr>
              <m:t>σ</m:t>
            </m:r>
          </m:e>
          <m:sub>
            <m:r>
              <w:rPr>
                <w:rFonts w:ascii="Cambria Math" w:eastAsia="BIZ UDPゴシック" w:hAnsi="Cambria Math" w:cs="Times New Roman"/>
                <w:sz w:val="18"/>
                <w:szCs w:val="18"/>
              </w:rPr>
              <m:t>x</m:t>
            </m:r>
          </m:sub>
          <m:sup>
            <m:r>
              <w:rPr>
                <w:rFonts w:ascii="Cambria Math" w:eastAsia="BIZ UDPゴシック" w:hAnsi="Cambria Math" w:cs="Times New Roman"/>
                <w:sz w:val="18"/>
                <w:szCs w:val="18"/>
              </w:rPr>
              <m:t>2</m:t>
            </m:r>
          </m:sup>
        </m:sSubSup>
      </m:oMath>
      <w:r>
        <w:rPr>
          <w:rFonts w:ascii="BIZ UDPゴシック" w:eastAsia="BIZ UDPゴシック" w:hAnsi="BIZ UDPゴシック" w:cs="Times New Roman" w:hint="eastAsia"/>
          <w:sz w:val="18"/>
          <w:szCs w:val="18"/>
        </w:rPr>
        <w:t>と一致するかわからないとき，</w:t>
      </w:r>
      <w:r>
        <w:rPr>
          <w:rFonts w:ascii="BIZ UDPゴシック" w:eastAsia="BIZ UDPゴシック" w:hAnsi="BIZ UDPゴシック" w:cs="Times New Roman"/>
          <w:sz w:val="18"/>
          <w:szCs w:val="18"/>
        </w:rPr>
        <w:br/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母平均</w:t>
      </w:r>
      <m:oMath>
        <m:r>
          <w:rPr>
            <w:rFonts w:ascii="Cambria Math" w:eastAsia="BIZ UDPゴシック" w:hAnsi="Cambria Math" w:cs="Times New Roman"/>
            <w:sz w:val="18"/>
            <w:szCs w:val="18"/>
          </w:rPr>
          <m:t>μ</m:t>
        </m:r>
      </m:oMath>
      <w:r>
        <w:rPr>
          <w:rFonts w:ascii="BIZ UDPゴシック" w:eastAsia="BIZ UDPゴシック" w:hAnsi="BIZ UDPゴシック" w:cs="Times New Roman" w:hint="eastAsia"/>
          <w:sz w:val="18"/>
          <w:szCs w:val="18"/>
        </w:rPr>
        <w:t>の95%信頼区間の下限値と上限値を求めなさい</w:t>
      </w:r>
      <w:r w:rsidR="000C03B6">
        <w:rPr>
          <w:rFonts w:ascii="BIZ UDPゴシック" w:eastAsia="BIZ UDPゴシック" w:hAnsi="BIZ UDPゴシック" w:cs="Times New Roman" w:hint="eastAsia"/>
          <w:sz w:val="18"/>
          <w:szCs w:val="18"/>
        </w:rPr>
        <w:t>．</w:t>
      </w:r>
    </w:p>
    <w:p w14:paraId="0D9D0EAE" w14:textId="01B5C9B5" w:rsidR="000C03B6" w:rsidRPr="006865A7" w:rsidRDefault="000C03B6" w:rsidP="006865A7">
      <w:pPr>
        <w:tabs>
          <w:tab w:val="left" w:pos="5245"/>
        </w:tabs>
        <w:autoSpaceDE w:val="0"/>
        <w:autoSpaceDN w:val="0"/>
        <w:adjustRightInd w:val="0"/>
        <w:spacing w:after="120"/>
        <w:textAlignment w:val="baseline"/>
        <w:rPr>
          <w:rFonts w:ascii="BIZ UDPゴシック" w:eastAsia="BIZ UDPゴシック" w:hAnsi="BIZ UDPゴシック" w:cs="Arial"/>
          <w:sz w:val="18"/>
          <w:szCs w:val="18"/>
        </w:rPr>
      </w:pPr>
    </w:p>
    <w:p w14:paraId="2724FB4E" w14:textId="4BCD5920" w:rsidR="00FD58C4" w:rsidRDefault="006865A7" w:rsidP="00B27C81">
      <w:pPr>
        <w:pStyle w:val="a5"/>
        <w:numPr>
          <w:ilvl w:val="0"/>
          <w:numId w:val="1"/>
        </w:numPr>
        <w:tabs>
          <w:tab w:val="left" w:pos="5245"/>
        </w:tabs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Arial"/>
          <w:sz w:val="18"/>
          <w:szCs w:val="18"/>
        </w:rPr>
      </w:pPr>
      <w:r>
        <w:rPr>
          <w:rFonts w:ascii="BIZ UDPゴシック" w:eastAsia="BIZ UDPゴシック" w:hAnsi="BIZ UDPゴシック" w:cs="Arial" w:hint="eastAsia"/>
          <w:sz w:val="18"/>
          <w:szCs w:val="18"/>
        </w:rPr>
        <w:t>以下の表は，</w:t>
      </w:r>
      <w:r w:rsidR="00C43A8B">
        <w:rPr>
          <w:rFonts w:ascii="BIZ UDPゴシック" w:eastAsia="BIZ UDPゴシック" w:hAnsi="BIZ UDPゴシック" w:cs="Arial" w:hint="eastAsia"/>
          <w:sz w:val="18"/>
          <w:szCs w:val="18"/>
        </w:rPr>
        <w:t>床面積の広さ（㎡）</w:t>
      </w:r>
      <w:r w:rsidR="00556092">
        <w:rPr>
          <w:rFonts w:ascii="BIZ UDPゴシック" w:eastAsia="BIZ UDPゴシック" w:hAnsi="BIZ UDPゴシック" w:cs="Arial" w:hint="eastAsia"/>
          <w:sz w:val="18"/>
          <w:szCs w:val="18"/>
        </w:rPr>
        <w:t>が</w:t>
      </w:r>
      <w:r w:rsidR="00C43A8B">
        <w:rPr>
          <w:rFonts w:ascii="BIZ UDPゴシック" w:eastAsia="BIZ UDPゴシック" w:hAnsi="BIZ UDPゴシック" w:cs="Arial" w:hint="eastAsia"/>
          <w:sz w:val="18"/>
          <w:szCs w:val="18"/>
        </w:rPr>
        <w:t>中古マンション価格（万円）</w:t>
      </w:r>
      <w:r>
        <w:rPr>
          <w:rFonts w:ascii="BIZ UDPゴシック" w:eastAsia="BIZ UDPゴシック" w:hAnsi="BIZ UDPゴシック" w:cs="Arial" w:hint="eastAsia"/>
          <w:sz w:val="18"/>
          <w:szCs w:val="18"/>
        </w:rPr>
        <w:t>に与える影響について</w:t>
      </w:r>
      <w:r w:rsidR="00FD58C4">
        <w:rPr>
          <w:rFonts w:ascii="BIZ UDPゴシック" w:eastAsia="BIZ UDPゴシック" w:hAnsi="BIZ UDPゴシック" w:cs="Arial" w:hint="eastAsia"/>
          <w:sz w:val="18"/>
          <w:szCs w:val="18"/>
        </w:rPr>
        <w:t>，</w:t>
      </w:r>
      <w:r w:rsidR="00FD58C4">
        <w:rPr>
          <w:rFonts w:ascii="BIZ UDPゴシック" w:eastAsia="BIZ UDPゴシック" w:hAnsi="BIZ UDPゴシック" w:cs="Arial"/>
          <w:sz w:val="18"/>
          <w:szCs w:val="18"/>
        </w:rPr>
        <w:br/>
      </w:r>
      <w:r w:rsidR="00FD58C4">
        <w:rPr>
          <w:rFonts w:ascii="BIZ UDPゴシック" w:eastAsia="BIZ UDPゴシック" w:hAnsi="BIZ UDPゴシック" w:cs="Arial" w:hint="eastAsia"/>
          <w:sz w:val="18"/>
          <w:szCs w:val="18"/>
        </w:rPr>
        <w:t>Excelで</w:t>
      </w:r>
      <w:r>
        <w:rPr>
          <w:rFonts w:ascii="BIZ UDPゴシック" w:eastAsia="BIZ UDPゴシック" w:hAnsi="BIZ UDPゴシック" w:cs="Arial" w:hint="eastAsia"/>
          <w:sz w:val="18"/>
          <w:szCs w:val="18"/>
        </w:rPr>
        <w:t>単回帰分析を行った推定結果</w:t>
      </w:r>
      <w:r w:rsidR="00FD58C4">
        <w:rPr>
          <w:rFonts w:ascii="BIZ UDPゴシック" w:eastAsia="BIZ UDPゴシック" w:hAnsi="BIZ UDPゴシック" w:cs="Arial" w:hint="eastAsia"/>
          <w:sz w:val="18"/>
          <w:szCs w:val="18"/>
        </w:rPr>
        <w:t>の一部</w:t>
      </w:r>
      <w:r>
        <w:rPr>
          <w:rFonts w:ascii="BIZ UDPゴシック" w:eastAsia="BIZ UDPゴシック" w:hAnsi="BIZ UDPゴシック" w:cs="Arial" w:hint="eastAsia"/>
          <w:sz w:val="18"/>
          <w:szCs w:val="18"/>
        </w:rPr>
        <w:t>である．この表に関して，以下の問いに答えなさい．</w:t>
      </w:r>
    </w:p>
    <w:p w14:paraId="6ABE46EE" w14:textId="77777777" w:rsidR="00FD58C4" w:rsidRDefault="00FD58C4" w:rsidP="00FD58C4">
      <w:pPr>
        <w:pStyle w:val="a5"/>
        <w:tabs>
          <w:tab w:val="left" w:pos="5245"/>
        </w:tabs>
        <w:autoSpaceDE w:val="0"/>
        <w:autoSpaceDN w:val="0"/>
        <w:adjustRightInd w:val="0"/>
        <w:ind w:leftChars="0" w:left="567"/>
        <w:jc w:val="center"/>
        <w:textAlignment w:val="baseline"/>
        <w:rPr>
          <w:rFonts w:ascii="BIZ UDPゴシック" w:eastAsia="BIZ UDPゴシック" w:hAnsi="BIZ UDPゴシック" w:cs="Arial"/>
          <w:sz w:val="18"/>
          <w:szCs w:val="18"/>
        </w:rPr>
      </w:pPr>
      <w:r w:rsidRPr="00FD58C4">
        <w:rPr>
          <w:noProof/>
        </w:rPr>
        <w:drawing>
          <wp:inline distT="0" distB="0" distL="0" distR="0" wp14:anchorId="78B0E52A" wp14:editId="7EEF0566">
            <wp:extent cx="4876800" cy="1894509"/>
            <wp:effectExtent l="0" t="0" r="0" b="0"/>
            <wp:docPr id="59961825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840" cy="1902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4152E" w14:textId="60E55BB8" w:rsidR="00347877" w:rsidRDefault="006865A7" w:rsidP="006865A7">
      <w:pPr>
        <w:pStyle w:val="a5"/>
        <w:numPr>
          <w:ilvl w:val="0"/>
          <w:numId w:val="5"/>
        </w:numPr>
        <w:autoSpaceDE w:val="0"/>
        <w:autoSpaceDN w:val="0"/>
        <w:adjustRightInd w:val="0"/>
        <w:spacing w:before="12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目的変数と説明変数はそれぞれ何か</w:t>
      </w:r>
      <w:r w:rsidR="00BA4A60">
        <w:rPr>
          <w:rFonts w:ascii="BIZ UDPゴシック" w:eastAsia="BIZ UDPゴシック" w:hAnsi="BIZ UDPゴシック" w:cs="Times New Roman" w:hint="eastAsia"/>
          <w:sz w:val="18"/>
          <w:szCs w:val="18"/>
        </w:rPr>
        <w:t>．</w:t>
      </w:r>
    </w:p>
    <w:p w14:paraId="73460D22" w14:textId="5DCD3FA5" w:rsidR="00BA4A60" w:rsidRDefault="006865A7" w:rsidP="006865A7">
      <w:pPr>
        <w:pStyle w:val="a5"/>
        <w:numPr>
          <w:ilvl w:val="0"/>
          <w:numId w:val="5"/>
        </w:numPr>
        <w:autoSpaceDE w:val="0"/>
        <w:autoSpaceDN w:val="0"/>
        <w:adjustRightInd w:val="0"/>
        <w:spacing w:before="12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自由度修正済み決定係数はいくつか．</w:t>
      </w:r>
    </w:p>
    <w:p w14:paraId="4E1D5A01" w14:textId="5E1E6AE3" w:rsidR="00347877" w:rsidRPr="00926E98" w:rsidRDefault="006865A7" w:rsidP="00B27C81">
      <w:pPr>
        <w:pStyle w:val="a5"/>
        <w:numPr>
          <w:ilvl w:val="0"/>
          <w:numId w:val="5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定数項（切片</w:t>
      </w:r>
      <m:oMath>
        <m:r>
          <w:rPr>
            <w:rFonts w:ascii="Cambria Math" w:eastAsia="BIZ UDPゴシック" w:hAnsi="Cambria Math" w:cs="Times New Roman"/>
            <w:sz w:val="18"/>
            <w:szCs w:val="18"/>
          </w:rPr>
          <m:t>a</m:t>
        </m:r>
      </m:oMath>
      <w:r>
        <w:rPr>
          <w:rFonts w:ascii="BIZ UDPゴシック" w:eastAsia="BIZ UDPゴシック" w:hAnsi="BIZ UDPゴシック" w:cs="Times New Roman" w:hint="eastAsia"/>
          <w:sz w:val="18"/>
          <w:szCs w:val="18"/>
        </w:rPr>
        <w:t>）と回帰係数（傾き</w:t>
      </w:r>
      <m:oMath>
        <m:r>
          <w:rPr>
            <w:rFonts w:ascii="Cambria Math" w:eastAsia="BIZ UDPゴシック" w:hAnsi="Cambria Math" w:cs="Times New Roman"/>
            <w:sz w:val="18"/>
            <w:szCs w:val="18"/>
          </w:rPr>
          <m:t>b</m:t>
        </m:r>
      </m:oMath>
      <w:r>
        <w:rPr>
          <w:rFonts w:ascii="BIZ UDPゴシック" w:eastAsia="BIZ UDPゴシック" w:hAnsi="BIZ UDPゴシック" w:cs="Times New Roman" w:hint="eastAsia"/>
          <w:sz w:val="18"/>
          <w:szCs w:val="18"/>
        </w:rPr>
        <w:t>）はそれぞれいくつか</w:t>
      </w:r>
      <w:r w:rsidR="00BA4A60">
        <w:rPr>
          <w:rFonts w:ascii="BIZ UDPゴシック" w:eastAsia="BIZ UDPゴシック" w:hAnsi="BIZ UDPゴシック" w:cs="Times New Roman" w:hint="eastAsia"/>
          <w:sz w:val="18"/>
          <w:szCs w:val="18"/>
        </w:rPr>
        <w:t>．</w:t>
      </w:r>
    </w:p>
    <w:p w14:paraId="224B3F36" w14:textId="775B450C" w:rsidR="00A60240" w:rsidRDefault="006865A7" w:rsidP="00C60B3C">
      <w:pPr>
        <w:pStyle w:val="a5"/>
        <w:numPr>
          <w:ilvl w:val="0"/>
          <w:numId w:val="5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回帰係数</w:t>
      </w:r>
      <m:oMath>
        <m:r>
          <w:rPr>
            <w:rFonts w:ascii="Cambria Math" w:eastAsia="BIZ UDPゴシック" w:hAnsi="Cambria Math" w:cs="Times New Roman"/>
            <w:sz w:val="18"/>
            <w:szCs w:val="18"/>
          </w:rPr>
          <m:t>b</m:t>
        </m:r>
      </m:oMath>
      <w:r>
        <w:rPr>
          <w:rFonts w:ascii="BIZ UDPゴシック" w:eastAsia="BIZ UDPゴシック" w:hAnsi="BIZ UDPゴシック" w:cs="Times New Roman" w:hint="eastAsia"/>
          <w:sz w:val="18"/>
          <w:szCs w:val="18"/>
        </w:rPr>
        <w:t>について，有意水準（危険域）</w:t>
      </w:r>
      <w:r w:rsidR="00FD58C4">
        <w:rPr>
          <w:rFonts w:ascii="BIZ UDPゴシック" w:eastAsia="BIZ UDPゴシック" w:hAnsi="BIZ UDPゴシック" w:cs="Times New Roman" w:hint="eastAsia"/>
          <w:sz w:val="18"/>
          <w:szCs w:val="18"/>
        </w:rPr>
        <w:t>5</w:t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%で考察を行ったとき，以下のうち正しいものはどれか．</w:t>
      </w:r>
    </w:p>
    <w:p w14:paraId="7BBCC70E" w14:textId="3384A495" w:rsidR="006865A7" w:rsidRDefault="006865A7" w:rsidP="006865A7">
      <w:pPr>
        <w:pStyle w:val="a5"/>
        <w:numPr>
          <w:ilvl w:val="2"/>
          <w:numId w:val="5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有意水準</w:t>
      </w:r>
      <w:r w:rsidR="00FD58C4">
        <w:rPr>
          <w:rFonts w:ascii="BIZ UDPゴシック" w:eastAsia="BIZ UDPゴシック" w:hAnsi="BIZ UDPゴシック" w:cs="Times New Roman" w:hint="eastAsia"/>
          <w:sz w:val="18"/>
          <w:szCs w:val="18"/>
        </w:rPr>
        <w:t>5</w:t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%で帰無仮説を棄却できず，対立仮説を採択する．</w:t>
      </w:r>
    </w:p>
    <w:p w14:paraId="20A6F39B" w14:textId="6B75BD8C" w:rsidR="006865A7" w:rsidRDefault="006865A7" w:rsidP="006865A7">
      <w:pPr>
        <w:pStyle w:val="a5"/>
        <w:numPr>
          <w:ilvl w:val="2"/>
          <w:numId w:val="5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有意水準</w:t>
      </w:r>
      <w:r w:rsidR="00FD58C4">
        <w:rPr>
          <w:rFonts w:ascii="BIZ UDPゴシック" w:eastAsia="BIZ UDPゴシック" w:hAnsi="BIZ UDPゴシック" w:cs="Times New Roman" w:hint="eastAsia"/>
          <w:sz w:val="18"/>
          <w:szCs w:val="18"/>
        </w:rPr>
        <w:t>5</w:t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％で帰無仮説を棄却できず，帰無仮説を採択する．</w:t>
      </w:r>
    </w:p>
    <w:p w14:paraId="16BA4A59" w14:textId="506D4505" w:rsidR="006865A7" w:rsidRDefault="006865A7" w:rsidP="006865A7">
      <w:pPr>
        <w:pStyle w:val="a5"/>
        <w:numPr>
          <w:ilvl w:val="2"/>
          <w:numId w:val="5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有意水準</w:t>
      </w:r>
      <w:r w:rsidR="00FD58C4">
        <w:rPr>
          <w:rFonts w:ascii="BIZ UDPゴシック" w:eastAsia="BIZ UDPゴシック" w:hAnsi="BIZ UDPゴシック" w:cs="Times New Roman" w:hint="eastAsia"/>
          <w:sz w:val="18"/>
          <w:szCs w:val="18"/>
        </w:rPr>
        <w:t>5</w:t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％で帰無仮説を棄却し，対立仮説を採択する．</w:t>
      </w:r>
    </w:p>
    <w:p w14:paraId="44E595B7" w14:textId="40636262" w:rsidR="006865A7" w:rsidRDefault="006865A7" w:rsidP="006865A7">
      <w:pPr>
        <w:pStyle w:val="a5"/>
        <w:numPr>
          <w:ilvl w:val="2"/>
          <w:numId w:val="5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有意水準</w:t>
      </w:r>
      <w:r w:rsidR="00FD58C4">
        <w:rPr>
          <w:rFonts w:ascii="BIZ UDPゴシック" w:eastAsia="BIZ UDPゴシック" w:hAnsi="BIZ UDPゴシック" w:cs="Times New Roman" w:hint="eastAsia"/>
          <w:sz w:val="18"/>
          <w:szCs w:val="18"/>
        </w:rPr>
        <w:t>5</w:t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％で帰無仮説を棄却し，帰無仮説を採択する．</w:t>
      </w:r>
    </w:p>
    <w:p w14:paraId="52C7D5DD" w14:textId="06019548" w:rsidR="006865A7" w:rsidRDefault="006865A7" w:rsidP="00C60B3C">
      <w:pPr>
        <w:pStyle w:val="a5"/>
        <w:numPr>
          <w:ilvl w:val="0"/>
          <w:numId w:val="5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この推定結果からわかることとして，以下のうち正しいものはどれか．</w:t>
      </w:r>
    </w:p>
    <w:p w14:paraId="185340AA" w14:textId="227B70A5" w:rsidR="006865A7" w:rsidRDefault="006865A7" w:rsidP="006865A7">
      <w:pPr>
        <w:pStyle w:val="a5"/>
        <w:numPr>
          <w:ilvl w:val="2"/>
          <w:numId w:val="5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説明変数が1単位増加すると，目的変数が</w:t>
      </w:r>
      <w:r w:rsidR="00FD58C4">
        <w:rPr>
          <w:rFonts w:ascii="BIZ UDPゴシック" w:eastAsia="BIZ UDPゴシック" w:hAnsi="BIZ UDPゴシック" w:cs="Times New Roman" w:hint="eastAsia"/>
          <w:sz w:val="18"/>
          <w:szCs w:val="18"/>
        </w:rPr>
        <w:t>78.9</w:t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単位増加する．</w:t>
      </w:r>
    </w:p>
    <w:p w14:paraId="218775C5" w14:textId="125D06AE" w:rsidR="006865A7" w:rsidRDefault="006865A7" w:rsidP="006865A7">
      <w:pPr>
        <w:pStyle w:val="a5"/>
        <w:numPr>
          <w:ilvl w:val="2"/>
          <w:numId w:val="5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説明変数が1単位増加すると，目的変数が</w:t>
      </w:r>
      <w:r w:rsidR="00FD58C4">
        <w:rPr>
          <w:rFonts w:ascii="BIZ UDPゴシック" w:eastAsia="BIZ UDPゴシック" w:hAnsi="BIZ UDPゴシック" w:cs="Times New Roman" w:hint="eastAsia"/>
          <w:sz w:val="18"/>
          <w:szCs w:val="18"/>
        </w:rPr>
        <w:t>78.9</w:t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単位減少する．</w:t>
      </w:r>
    </w:p>
    <w:p w14:paraId="02577F7E" w14:textId="11B4DC3A" w:rsidR="006865A7" w:rsidRDefault="006865A7" w:rsidP="006865A7">
      <w:pPr>
        <w:pStyle w:val="a5"/>
        <w:numPr>
          <w:ilvl w:val="2"/>
          <w:numId w:val="5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説明変数が1単位増加しても，目的変数には何の影響もない．</w:t>
      </w:r>
    </w:p>
    <w:p w14:paraId="32ACDFB1" w14:textId="0BD2B138" w:rsidR="006865A7" w:rsidRPr="00926E98" w:rsidRDefault="006865A7" w:rsidP="006865A7">
      <w:pPr>
        <w:pStyle w:val="a5"/>
        <w:numPr>
          <w:ilvl w:val="2"/>
          <w:numId w:val="5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説明変数が1単位増加しても，目的変数に影響があるかどうかわからない．</w:t>
      </w:r>
    </w:p>
    <w:p w14:paraId="76530560" w14:textId="3A7C101C" w:rsidR="00B533B7" w:rsidRDefault="00B533B7">
      <w:pPr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/>
          <w:sz w:val="18"/>
          <w:szCs w:val="18"/>
        </w:rPr>
        <w:br w:type="page"/>
      </w:r>
    </w:p>
    <w:p w14:paraId="6C783F8D" w14:textId="77777777" w:rsidR="00B653B1" w:rsidRDefault="00B653B1" w:rsidP="00B653B1">
      <w:pPr>
        <w:pStyle w:val="a5"/>
        <w:numPr>
          <w:ilvl w:val="0"/>
          <w:numId w:val="1"/>
        </w:numPr>
        <w:tabs>
          <w:tab w:val="left" w:pos="5245"/>
        </w:tabs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Arial"/>
          <w:sz w:val="18"/>
          <w:szCs w:val="18"/>
        </w:rPr>
      </w:pPr>
      <w:r>
        <w:rPr>
          <w:rFonts w:ascii="BIZ UDPゴシック" w:eastAsia="BIZ UDPゴシック" w:hAnsi="BIZ UDPゴシック" w:cs="Arial" w:hint="eastAsia"/>
          <w:sz w:val="18"/>
          <w:szCs w:val="18"/>
        </w:rPr>
        <w:lastRenderedPageBreak/>
        <w:t>ある店のポテトの重量(g)をランダムに10個測定したところ,以下の表が得られた．</w:t>
      </w:r>
      <w:r>
        <w:rPr>
          <w:rFonts w:ascii="BIZ UDPゴシック" w:eastAsia="BIZ UDPゴシック" w:hAnsi="BIZ UDPゴシック" w:cs="Arial"/>
          <w:sz w:val="18"/>
          <w:szCs w:val="18"/>
        </w:rPr>
        <w:br/>
      </w:r>
      <w:r w:rsidRPr="00201FFB">
        <w:rPr>
          <w:rFonts w:ascii="BIZ UDPゴシック" w:eastAsia="BIZ UDPゴシック" w:hAnsi="BIZ UDPゴシック" w:cs="Arial" w:hint="eastAsia"/>
          <w:sz w:val="18"/>
          <w:szCs w:val="18"/>
        </w:rPr>
        <w:t>この店では「ポテトの母平均重量</w:t>
      </w:r>
      <m:oMath>
        <m:r>
          <w:rPr>
            <w:rFonts w:ascii="Cambria Math" w:eastAsia="BIZ UDPゴシック" w:hAnsi="Cambria Math" w:cs="Arial"/>
            <w:sz w:val="18"/>
            <w:szCs w:val="18"/>
          </w:rPr>
          <m:t>μ</m:t>
        </m:r>
      </m:oMath>
      <w:r w:rsidRPr="00201FFB">
        <w:rPr>
          <w:rFonts w:ascii="BIZ UDPゴシック" w:eastAsia="BIZ UDPゴシック" w:hAnsi="BIZ UDPゴシック" w:cs="Arial" w:hint="eastAsia"/>
          <w:sz w:val="18"/>
          <w:szCs w:val="18"/>
        </w:rPr>
        <w:t>は</w:t>
      </w:r>
      <w:r w:rsidRPr="00201FFB">
        <w:rPr>
          <w:rFonts w:ascii="BIZ UDPゴシック" w:eastAsia="BIZ UDPゴシック" w:hAnsi="BIZ UDPゴシック" w:cs="Arial"/>
          <w:sz w:val="18"/>
          <w:szCs w:val="18"/>
        </w:rPr>
        <w:t>150g</w:t>
      </w:r>
      <w:r w:rsidRPr="00201FFB">
        <w:rPr>
          <w:rFonts w:ascii="BIZ UDPゴシック" w:eastAsia="BIZ UDPゴシック" w:hAnsi="BIZ UDPゴシック" w:cs="Arial" w:hint="eastAsia"/>
          <w:sz w:val="18"/>
          <w:szCs w:val="18"/>
        </w:rPr>
        <w:t>である」とされている</w:t>
      </w:r>
      <w:r>
        <w:rPr>
          <w:rFonts w:ascii="BIZ UDPゴシック" w:eastAsia="BIZ UDPゴシック" w:hAnsi="BIZ UDPゴシック" w:cs="Arial" w:hint="eastAsia"/>
          <w:sz w:val="18"/>
          <w:szCs w:val="18"/>
        </w:rPr>
        <w:t>．</w:t>
      </w:r>
      <w:r>
        <w:rPr>
          <w:rFonts w:ascii="BIZ UDPゴシック" w:eastAsia="BIZ UDPゴシック" w:hAnsi="BIZ UDPゴシック" w:cs="Arial"/>
          <w:sz w:val="18"/>
          <w:szCs w:val="18"/>
        </w:rPr>
        <w:br/>
      </w:r>
      <w:r w:rsidRPr="004B055F">
        <w:rPr>
          <w:rFonts w:ascii="BIZ UDPゴシック" w:eastAsia="BIZ UDPゴシック" w:hAnsi="BIZ UDPゴシック" w:cs="Arial" w:hint="eastAsia"/>
          <w:sz w:val="18"/>
          <w:szCs w:val="18"/>
        </w:rPr>
        <w:t>この主張が妥当かを</w:t>
      </w:r>
      <w:r>
        <w:rPr>
          <w:rFonts w:ascii="BIZ UDPゴシック" w:eastAsia="BIZ UDPゴシック" w:hAnsi="BIZ UDPゴシック" w:cs="Arial" w:hint="eastAsia"/>
          <w:sz w:val="18"/>
          <w:szCs w:val="18"/>
        </w:rPr>
        <w:t>，</w:t>
      </w:r>
      <w:r w:rsidRPr="004B055F">
        <w:rPr>
          <w:rFonts w:ascii="BIZ UDPゴシック" w:eastAsia="BIZ UDPゴシック" w:hAnsi="BIZ UDPゴシック" w:cs="Arial" w:hint="eastAsia"/>
          <w:sz w:val="18"/>
          <w:szCs w:val="18"/>
        </w:rPr>
        <w:t>有意水準</w:t>
      </w:r>
      <w:r w:rsidRPr="004B055F">
        <w:rPr>
          <w:rFonts w:ascii="BIZ UDPゴシック" w:eastAsia="BIZ UDPゴシック" w:hAnsi="BIZ UDPゴシック" w:cs="Arial"/>
          <w:sz w:val="18"/>
          <w:szCs w:val="18"/>
        </w:rPr>
        <w:t>5%</w:t>
      </w:r>
      <w:r w:rsidRPr="004B055F">
        <w:rPr>
          <w:rFonts w:ascii="BIZ UDPゴシック" w:eastAsia="BIZ UDPゴシック" w:hAnsi="BIZ UDPゴシック" w:cs="Arial" w:hint="eastAsia"/>
          <w:sz w:val="18"/>
          <w:szCs w:val="18"/>
        </w:rPr>
        <w:t>で検定し</w:t>
      </w:r>
      <w:r>
        <w:rPr>
          <w:rFonts w:ascii="BIZ UDPゴシック" w:eastAsia="BIZ UDPゴシック" w:hAnsi="BIZ UDPゴシック" w:cs="Arial" w:hint="eastAsia"/>
          <w:sz w:val="18"/>
          <w:szCs w:val="18"/>
        </w:rPr>
        <w:t>たい．この検定に関して，以下の問いに答えなさい．</w:t>
      </w:r>
    </w:p>
    <w:p w14:paraId="5C2AE507" w14:textId="06BB1CFC" w:rsidR="00B653B1" w:rsidRDefault="00B5579C" w:rsidP="00B653B1">
      <w:pPr>
        <w:jc w:val="center"/>
        <w:rPr>
          <w:rFonts w:ascii="BIZ UDPゴシック" w:eastAsia="BIZ UDPゴシック" w:hAnsi="BIZ UDPゴシック"/>
          <w:sz w:val="18"/>
          <w:szCs w:val="18"/>
        </w:rPr>
      </w:pPr>
      <w:r w:rsidRPr="00B5579C">
        <w:rPr>
          <w:rFonts w:eastAsia="BIZ UDPゴシック"/>
          <w:noProof/>
        </w:rPr>
        <w:drawing>
          <wp:inline distT="0" distB="0" distL="0" distR="0" wp14:anchorId="15066BD6" wp14:editId="4AF48ACB">
            <wp:extent cx="980049" cy="2133600"/>
            <wp:effectExtent l="0" t="0" r="0" b="0"/>
            <wp:docPr id="182992132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697" cy="2139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13174" w14:textId="77777777" w:rsidR="00B653B1" w:rsidRDefault="00B653B1" w:rsidP="00B653B1">
      <w:pPr>
        <w:pStyle w:val="a5"/>
        <w:numPr>
          <w:ilvl w:val="0"/>
          <w:numId w:val="13"/>
        </w:numPr>
        <w:autoSpaceDE w:val="0"/>
        <w:autoSpaceDN w:val="0"/>
        <w:adjustRightInd w:val="0"/>
        <w:spacing w:before="12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帰無仮説と対立仮説はそれぞれ何か．</w:t>
      </w:r>
    </w:p>
    <w:p w14:paraId="66F32F44" w14:textId="77777777" w:rsidR="00B653B1" w:rsidRDefault="00B653B1" w:rsidP="00B653B1">
      <w:pPr>
        <w:pStyle w:val="a5"/>
        <w:numPr>
          <w:ilvl w:val="0"/>
          <w:numId w:val="13"/>
        </w:numPr>
        <w:autoSpaceDE w:val="0"/>
        <w:autoSpaceDN w:val="0"/>
        <w:adjustRightInd w:val="0"/>
        <w:spacing w:before="12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標本サイズ，標本平均はそれぞれいくつか．</w:t>
      </w:r>
    </w:p>
    <w:p w14:paraId="1A6934EC" w14:textId="77777777" w:rsidR="00B653B1" w:rsidRDefault="00B653B1" w:rsidP="00B653B1">
      <w:pPr>
        <w:pStyle w:val="a5"/>
        <w:numPr>
          <w:ilvl w:val="0"/>
          <w:numId w:val="13"/>
        </w:numPr>
        <w:autoSpaceDE w:val="0"/>
        <w:autoSpaceDN w:val="0"/>
        <w:adjustRightInd w:val="0"/>
        <w:spacing w:before="12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標本不偏分散と標本標準偏差はそれぞれいくつか．</w:t>
      </w:r>
    </w:p>
    <w:p w14:paraId="512006D1" w14:textId="77777777" w:rsidR="00B653B1" w:rsidRDefault="00B653B1" w:rsidP="00B653B1">
      <w:pPr>
        <w:pStyle w:val="a5"/>
        <w:numPr>
          <w:ilvl w:val="0"/>
          <w:numId w:val="13"/>
        </w:numPr>
        <w:autoSpaceDE w:val="0"/>
        <w:autoSpaceDN w:val="0"/>
        <w:adjustRightInd w:val="0"/>
        <w:spacing w:before="12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自由度と棄却域の臨界値はそれぞれいくつか．</w:t>
      </w:r>
    </w:p>
    <w:p w14:paraId="54B26BE6" w14:textId="77777777" w:rsidR="00B653B1" w:rsidRDefault="00B653B1" w:rsidP="00B653B1">
      <w:pPr>
        <w:pStyle w:val="a5"/>
        <w:numPr>
          <w:ilvl w:val="0"/>
          <w:numId w:val="13"/>
        </w:numPr>
        <w:autoSpaceDE w:val="0"/>
        <w:autoSpaceDN w:val="0"/>
        <w:adjustRightInd w:val="0"/>
        <w:spacing w:before="12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検定統計量(t値)はいくつか．</w:t>
      </w:r>
    </w:p>
    <w:p w14:paraId="5BE22694" w14:textId="77777777" w:rsidR="00B653B1" w:rsidRDefault="00B653B1" w:rsidP="00B653B1">
      <w:pPr>
        <w:pStyle w:val="a5"/>
        <w:numPr>
          <w:ilvl w:val="0"/>
          <w:numId w:val="13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有意水準（危険域）5%で考察を行ったとき，以下のうち正しいものはどれか．</w:t>
      </w:r>
    </w:p>
    <w:p w14:paraId="0DEED54F" w14:textId="77777777" w:rsidR="00B653B1" w:rsidRDefault="00B653B1" w:rsidP="00B653B1">
      <w:pPr>
        <w:pStyle w:val="a5"/>
        <w:numPr>
          <w:ilvl w:val="2"/>
          <w:numId w:val="13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有意水準5%で帰無仮説を棄却できず，対立仮説を採択する．</w:t>
      </w:r>
    </w:p>
    <w:p w14:paraId="1E79ED80" w14:textId="77777777" w:rsidR="00B653B1" w:rsidRDefault="00B653B1" w:rsidP="00B653B1">
      <w:pPr>
        <w:pStyle w:val="a5"/>
        <w:numPr>
          <w:ilvl w:val="2"/>
          <w:numId w:val="13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有意水準5％で帰無仮説を棄却できず，帰無仮説を採択する．</w:t>
      </w:r>
    </w:p>
    <w:p w14:paraId="46990B03" w14:textId="77777777" w:rsidR="00B653B1" w:rsidRDefault="00B653B1" w:rsidP="00B653B1">
      <w:pPr>
        <w:pStyle w:val="a5"/>
        <w:numPr>
          <w:ilvl w:val="2"/>
          <w:numId w:val="13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有意水準5％で帰無仮説を棄却し，対立仮説を採択する．</w:t>
      </w:r>
    </w:p>
    <w:p w14:paraId="78483ED0" w14:textId="77777777" w:rsidR="00B653B1" w:rsidRDefault="00B653B1" w:rsidP="00B653B1">
      <w:pPr>
        <w:pStyle w:val="a5"/>
        <w:numPr>
          <w:ilvl w:val="2"/>
          <w:numId w:val="13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有意水準5％で帰無仮説を棄却し，帰無仮説を採択する．</w:t>
      </w:r>
    </w:p>
    <w:p w14:paraId="4482E42E" w14:textId="77777777" w:rsidR="00BA4A60" w:rsidRPr="00B653B1" w:rsidRDefault="00BA4A60" w:rsidP="00BA4A60">
      <w:pPr>
        <w:jc w:val="center"/>
        <w:rPr>
          <w:rFonts w:ascii="BIZ UDPゴシック" w:eastAsia="BIZ UDPゴシック" w:hAnsi="BIZ UDPゴシック"/>
          <w:sz w:val="18"/>
          <w:szCs w:val="18"/>
        </w:rPr>
      </w:pPr>
    </w:p>
    <w:p w14:paraId="3F65C407" w14:textId="68FABDDF" w:rsidR="00BA4A60" w:rsidRDefault="00BA4A60" w:rsidP="00BA4A60">
      <w:pPr>
        <w:jc w:val="center"/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 w:hint="eastAsia"/>
          <w:sz w:val="18"/>
          <w:szCs w:val="18"/>
        </w:rPr>
        <w:t>（問題は以上です）</w:t>
      </w:r>
    </w:p>
    <w:p w14:paraId="2CE5D036" w14:textId="1C608F4A" w:rsidR="00BA4A60" w:rsidRDefault="00BA4A60">
      <w:pPr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/>
          <w:sz w:val="18"/>
          <w:szCs w:val="18"/>
        </w:rPr>
        <w:br w:type="page"/>
      </w:r>
    </w:p>
    <w:p w14:paraId="2A6268F0" w14:textId="52786315" w:rsidR="00F46707" w:rsidRDefault="00F46707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p w14:paraId="6F7E0AEC" w14:textId="231CB7FE" w:rsidR="00FD5B33" w:rsidRPr="003E3923" w:rsidRDefault="00FD5B33" w:rsidP="00FD5B33">
      <w:pPr>
        <w:ind w:right="70"/>
        <w:jc w:val="center"/>
        <w:rPr>
          <w:rFonts w:ascii="BIZ UDPゴシック" w:eastAsia="BIZ UDPゴシック" w:hAnsi="BIZ UDPゴシック"/>
          <w:b/>
          <w:bCs/>
          <w:sz w:val="18"/>
          <w:szCs w:val="18"/>
        </w:rPr>
      </w:pPr>
      <w:r w:rsidRPr="003E3923">
        <w:rPr>
          <w:rFonts w:ascii="BIZ UDPゴシック" w:eastAsia="BIZ UDPゴシック" w:hAnsi="BIZ UDPゴシック" w:hint="eastAsia"/>
          <w:b/>
          <w:bCs/>
          <w:sz w:val="18"/>
          <w:szCs w:val="18"/>
        </w:rPr>
        <w:t>ポアソン分布表</w:t>
      </w:r>
    </w:p>
    <w:p w14:paraId="38FE3464" w14:textId="1FCB444C" w:rsidR="0080567C" w:rsidRDefault="00FD5B33" w:rsidP="00FD5B33">
      <w:pPr>
        <w:ind w:right="70"/>
        <w:jc w:val="center"/>
        <w:rPr>
          <w:rFonts w:ascii="BIZ UDPゴシック" w:eastAsia="BIZ UDPゴシック" w:hAnsi="BIZ UDPゴシック"/>
          <w:sz w:val="18"/>
          <w:szCs w:val="18"/>
        </w:rPr>
      </w:pPr>
      <w:r w:rsidRPr="00FD5B33">
        <w:rPr>
          <w:rFonts w:eastAsia="BIZ UDPゴシック" w:hint="eastAsia"/>
          <w:noProof/>
        </w:rPr>
        <w:drawing>
          <wp:inline distT="0" distB="0" distL="0" distR="0" wp14:anchorId="7FEBC05A" wp14:editId="117862F1">
            <wp:extent cx="6480175" cy="6194425"/>
            <wp:effectExtent l="0" t="0" r="0" b="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619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7D3DA" w14:textId="4B572D88" w:rsidR="00FD5B33" w:rsidRDefault="00FD5B33">
      <w:pPr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/>
          <w:sz w:val="18"/>
          <w:szCs w:val="18"/>
        </w:rPr>
        <w:br w:type="page"/>
      </w:r>
    </w:p>
    <w:p w14:paraId="00818F78" w14:textId="77777777" w:rsidR="00FD5B33" w:rsidRDefault="00FD5B33">
      <w:pPr>
        <w:rPr>
          <w:rFonts w:ascii="BIZ UDPゴシック" w:eastAsia="BIZ UDPゴシック" w:hAnsi="BIZ UDPゴシック"/>
          <w:sz w:val="18"/>
          <w:szCs w:val="18"/>
        </w:rPr>
      </w:pPr>
    </w:p>
    <w:p w14:paraId="4167139C" w14:textId="464642FC" w:rsidR="00FD5B33" w:rsidRPr="003E3923" w:rsidRDefault="00FD5B33" w:rsidP="00FD5B33">
      <w:pPr>
        <w:jc w:val="center"/>
        <w:rPr>
          <w:rFonts w:ascii="BIZ UDPゴシック" w:eastAsia="BIZ UDPゴシック" w:hAnsi="BIZ UDPゴシック"/>
          <w:b/>
          <w:bCs/>
          <w:sz w:val="18"/>
          <w:szCs w:val="18"/>
        </w:rPr>
      </w:pPr>
      <w:r w:rsidRPr="003E3923">
        <w:rPr>
          <w:rFonts w:ascii="BIZ UDPゴシック" w:eastAsia="BIZ UDPゴシック" w:hAnsi="BIZ UDPゴシック" w:hint="eastAsia"/>
          <w:b/>
          <w:bCs/>
          <w:sz w:val="18"/>
          <w:szCs w:val="18"/>
        </w:rPr>
        <w:t>標準正規分布表</w:t>
      </w:r>
    </w:p>
    <w:p w14:paraId="74DC34C1" w14:textId="7E8D959C" w:rsidR="00FD5B33" w:rsidRDefault="00FD5B33" w:rsidP="00FD5B33">
      <w:pPr>
        <w:jc w:val="center"/>
        <w:rPr>
          <w:rFonts w:ascii="BIZ UDPゴシック" w:eastAsia="BIZ UDPゴシック" w:hAnsi="BIZ UDPゴシック"/>
          <w:sz w:val="18"/>
          <w:szCs w:val="18"/>
        </w:rPr>
      </w:pPr>
      <w:r w:rsidRPr="00FD5B33">
        <w:rPr>
          <w:rFonts w:eastAsia="BIZ UDPゴシック" w:hint="eastAsia"/>
          <w:noProof/>
        </w:rPr>
        <w:drawing>
          <wp:inline distT="0" distB="0" distL="0" distR="0" wp14:anchorId="21219B91" wp14:editId="5F538CA9">
            <wp:extent cx="5861050" cy="8700639"/>
            <wp:effectExtent l="0" t="0" r="6350" b="5715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757" cy="8716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AA45A" w14:textId="0569A838" w:rsidR="00FD5B33" w:rsidRDefault="00FD5B33">
      <w:pPr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/>
          <w:sz w:val="18"/>
          <w:szCs w:val="18"/>
        </w:rPr>
        <w:br w:type="page"/>
      </w:r>
    </w:p>
    <w:p w14:paraId="62A963D4" w14:textId="234827F5" w:rsidR="00FD5B33" w:rsidRDefault="00FD5B33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p w14:paraId="22319F72" w14:textId="16CB7B46" w:rsidR="00FD5B33" w:rsidRPr="003E3923" w:rsidRDefault="00FD5B33" w:rsidP="00FD5B33">
      <w:pPr>
        <w:ind w:right="70"/>
        <w:jc w:val="center"/>
        <w:rPr>
          <w:rFonts w:ascii="BIZ UDPゴシック" w:eastAsia="BIZ UDPゴシック" w:hAnsi="BIZ UDPゴシック"/>
          <w:b/>
          <w:bCs/>
          <w:sz w:val="18"/>
          <w:szCs w:val="18"/>
        </w:rPr>
      </w:pPr>
      <w:r w:rsidRPr="003E3923">
        <w:rPr>
          <w:rFonts w:ascii="BIZ UDPゴシック" w:eastAsia="BIZ UDPゴシック" w:hAnsi="BIZ UDPゴシック" w:hint="eastAsia"/>
          <w:b/>
          <w:bCs/>
          <w:sz w:val="18"/>
          <w:szCs w:val="18"/>
        </w:rPr>
        <w:t>t分布表</w:t>
      </w:r>
    </w:p>
    <w:p w14:paraId="08E1822E" w14:textId="5FC1ED0E" w:rsidR="00FD5B33" w:rsidRDefault="00FD5B33" w:rsidP="00FD5B33">
      <w:pPr>
        <w:ind w:right="70"/>
        <w:jc w:val="center"/>
        <w:rPr>
          <w:rFonts w:ascii="BIZ UDPゴシック" w:eastAsia="BIZ UDPゴシック" w:hAnsi="BIZ UDPゴシック"/>
          <w:sz w:val="18"/>
          <w:szCs w:val="18"/>
        </w:rPr>
      </w:pPr>
      <w:r w:rsidRPr="00FD5B33">
        <w:rPr>
          <w:rFonts w:eastAsia="BIZ UDPゴシック" w:hint="eastAsia"/>
          <w:noProof/>
        </w:rPr>
        <w:drawing>
          <wp:inline distT="0" distB="0" distL="0" distR="0" wp14:anchorId="1720F891" wp14:editId="4713CEF7">
            <wp:extent cx="6133810" cy="8737600"/>
            <wp:effectExtent l="0" t="0" r="635" b="6350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600" cy="8748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3B931" w14:textId="2A76135C" w:rsidR="00FD5B33" w:rsidRDefault="00FD5B33">
      <w:pPr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/>
          <w:sz w:val="18"/>
          <w:szCs w:val="18"/>
        </w:rPr>
        <w:br w:type="page"/>
      </w:r>
    </w:p>
    <w:p w14:paraId="7BCB29A4" w14:textId="77777777" w:rsidR="00E70EE3" w:rsidRDefault="00E70EE3">
      <w:pPr>
        <w:rPr>
          <w:rFonts w:ascii="BIZ UDPゴシック" w:eastAsia="BIZ UDPゴシック" w:hAnsi="BIZ UDPゴシック"/>
          <w:sz w:val="18"/>
          <w:szCs w:val="18"/>
        </w:rPr>
      </w:pPr>
    </w:p>
    <w:p w14:paraId="507FD871" w14:textId="0A920321" w:rsidR="00E70EE3" w:rsidRDefault="00E70EE3" w:rsidP="00E70EE3">
      <w:pPr>
        <w:jc w:val="center"/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 w:hint="eastAsia"/>
          <w:sz w:val="18"/>
          <w:szCs w:val="18"/>
        </w:rPr>
        <w:t>（計算用紙）</w:t>
      </w:r>
    </w:p>
    <w:p w14:paraId="0ED18937" w14:textId="4AECDC45" w:rsidR="00E70EE3" w:rsidRDefault="00E70EE3">
      <w:pPr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/>
          <w:sz w:val="18"/>
          <w:szCs w:val="18"/>
        </w:rPr>
        <w:br w:type="page"/>
      </w:r>
    </w:p>
    <w:p w14:paraId="52DEDDB9" w14:textId="77777777" w:rsidR="002A7BA6" w:rsidRDefault="002A7BA6">
      <w:pPr>
        <w:rPr>
          <w:rFonts w:ascii="BIZ UDPゴシック" w:eastAsia="BIZ UDPゴシック" w:hAnsi="BIZ UDPゴシック"/>
          <w:sz w:val="18"/>
          <w:szCs w:val="1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019"/>
        <w:gridCol w:w="3057"/>
        <w:gridCol w:w="1019"/>
        <w:gridCol w:w="5100"/>
      </w:tblGrid>
      <w:tr w:rsidR="002A7BA6" w14:paraId="5049B391" w14:textId="77777777" w:rsidTr="00243F5F">
        <w:trPr>
          <w:trHeight w:val="1134"/>
        </w:trPr>
        <w:tc>
          <w:tcPr>
            <w:tcW w:w="1019" w:type="dxa"/>
            <w:vAlign w:val="center"/>
          </w:tcPr>
          <w:p w14:paraId="6625627F" w14:textId="39B0EDB8" w:rsidR="002A7BA6" w:rsidRDefault="002A7BA6" w:rsidP="002A7BA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学籍番号</w:t>
            </w:r>
          </w:p>
        </w:tc>
        <w:tc>
          <w:tcPr>
            <w:tcW w:w="3057" w:type="dxa"/>
            <w:vAlign w:val="center"/>
          </w:tcPr>
          <w:p w14:paraId="3D29F03A" w14:textId="77777777" w:rsidR="002A7BA6" w:rsidRDefault="002A7BA6" w:rsidP="002A7BA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1019" w:type="dxa"/>
            <w:vAlign w:val="center"/>
          </w:tcPr>
          <w:p w14:paraId="0CF1C7CD" w14:textId="1A7EAD8A" w:rsidR="002A7BA6" w:rsidRDefault="002A7BA6" w:rsidP="002A7BA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氏名</w:t>
            </w:r>
          </w:p>
        </w:tc>
        <w:tc>
          <w:tcPr>
            <w:tcW w:w="5100" w:type="dxa"/>
            <w:vAlign w:val="center"/>
          </w:tcPr>
          <w:p w14:paraId="367C0E9F" w14:textId="77777777" w:rsidR="002A7BA6" w:rsidRDefault="002A7BA6" w:rsidP="002A7BA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</w:tr>
    </w:tbl>
    <w:p w14:paraId="23D7F819" w14:textId="77777777" w:rsidR="002A7BA6" w:rsidRDefault="002A7BA6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p w14:paraId="6E42BDF7" w14:textId="78B49DE2" w:rsidR="00FD5B33" w:rsidRDefault="00AD5059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/>
          <w:sz w:val="18"/>
          <w:szCs w:val="18"/>
        </w:rPr>
        <w:t>Q1</w:t>
      </w:r>
      <w:r w:rsidR="00131D6F">
        <w:rPr>
          <w:rFonts w:ascii="BIZ UDPゴシック" w:eastAsia="BIZ UDPゴシック" w:hAnsi="BIZ UDPゴシック" w:hint="eastAsia"/>
          <w:sz w:val="18"/>
          <w:szCs w:val="18"/>
        </w:rPr>
        <w:t xml:space="preserve">　（</w:t>
      </w:r>
      <w:r w:rsidR="00E70EE3">
        <w:rPr>
          <w:rFonts w:ascii="BIZ UDPゴシック" w:eastAsia="BIZ UDPゴシック" w:hAnsi="BIZ UDPゴシック" w:hint="eastAsia"/>
          <w:sz w:val="18"/>
          <w:szCs w:val="18"/>
        </w:rPr>
        <w:t>15</w:t>
      </w:r>
      <w:r w:rsidR="00131D6F">
        <w:rPr>
          <w:rFonts w:ascii="BIZ UDPゴシック" w:eastAsia="BIZ UDPゴシック" w:hAnsi="BIZ UDPゴシック" w:hint="eastAsia"/>
          <w:sz w:val="18"/>
          <w:szCs w:val="18"/>
        </w:rPr>
        <w:t>点）</w:t>
      </w:r>
    </w:p>
    <w:p w14:paraId="4C9DF921" w14:textId="77777777" w:rsidR="00E70EE3" w:rsidRDefault="00E70EE3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9"/>
        <w:gridCol w:w="3398"/>
        <w:gridCol w:w="1699"/>
        <w:gridCol w:w="3399"/>
      </w:tblGrid>
      <w:tr w:rsidR="002D2971" w14:paraId="1052E35C" w14:textId="77777777" w:rsidTr="002D2971">
        <w:trPr>
          <w:trHeight w:val="794"/>
        </w:trPr>
        <w:tc>
          <w:tcPr>
            <w:tcW w:w="1699" w:type="dxa"/>
            <w:vAlign w:val="center"/>
          </w:tcPr>
          <w:p w14:paraId="59F1AFB8" w14:textId="77777777" w:rsidR="002D2971" w:rsidRDefault="002D2971" w:rsidP="002D2971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（１）</w:t>
            </w:r>
          </w:p>
          <w:p w14:paraId="6F89C31A" w14:textId="688141F9" w:rsidR="002D2971" w:rsidRDefault="002D2971" w:rsidP="002D2971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期待値</w:t>
            </w:r>
          </w:p>
        </w:tc>
        <w:tc>
          <w:tcPr>
            <w:tcW w:w="3398" w:type="dxa"/>
            <w:vAlign w:val="center"/>
          </w:tcPr>
          <w:p w14:paraId="355FB589" w14:textId="77777777" w:rsidR="002D2971" w:rsidRDefault="002D2971" w:rsidP="0081477E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1699" w:type="dxa"/>
            <w:vAlign w:val="center"/>
          </w:tcPr>
          <w:p w14:paraId="02A78908" w14:textId="7E2544B1" w:rsidR="002D2971" w:rsidRDefault="002D2971" w:rsidP="002D2971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</w:t>
            </w:r>
            <w:r w:rsidR="00620DCF">
              <w:rPr>
                <w:rFonts w:ascii="BIZ UDPゴシック" w:eastAsia="BIZ UDPゴシック" w:hAnsi="BIZ UDPゴシック" w:hint="eastAsia"/>
                <w:sz w:val="18"/>
                <w:szCs w:val="18"/>
              </w:rPr>
              <w:t>１</w:t>
            </w: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）</w:t>
            </w:r>
          </w:p>
          <w:p w14:paraId="33C41ABE" w14:textId="09FFD2C7" w:rsidR="002D2971" w:rsidRDefault="002D2971" w:rsidP="002D2971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分散</w:t>
            </w:r>
          </w:p>
        </w:tc>
        <w:tc>
          <w:tcPr>
            <w:tcW w:w="3399" w:type="dxa"/>
            <w:vAlign w:val="center"/>
          </w:tcPr>
          <w:p w14:paraId="6BE376D6" w14:textId="77777777" w:rsidR="002D2971" w:rsidRDefault="002D2971" w:rsidP="0081477E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</w:tr>
      <w:tr w:rsidR="002D2971" w14:paraId="3C94CF7B" w14:textId="77777777" w:rsidTr="002D2971">
        <w:trPr>
          <w:trHeight w:val="794"/>
        </w:trPr>
        <w:tc>
          <w:tcPr>
            <w:tcW w:w="1699" w:type="dxa"/>
            <w:vAlign w:val="center"/>
          </w:tcPr>
          <w:p w14:paraId="56E8FE63" w14:textId="5916A463" w:rsidR="002D2971" w:rsidRDefault="002D2971" w:rsidP="002D2971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（２）</w:t>
            </w:r>
          </w:p>
        </w:tc>
        <w:tc>
          <w:tcPr>
            <w:tcW w:w="3398" w:type="dxa"/>
            <w:vAlign w:val="center"/>
          </w:tcPr>
          <w:p w14:paraId="53E8C327" w14:textId="77777777" w:rsidR="002D2971" w:rsidRDefault="002D2971" w:rsidP="0081477E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1699" w:type="dxa"/>
            <w:vAlign w:val="center"/>
          </w:tcPr>
          <w:p w14:paraId="23938B7B" w14:textId="42EE4662" w:rsidR="002D2971" w:rsidRDefault="002D2971" w:rsidP="002D2971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（３）</w:t>
            </w:r>
          </w:p>
        </w:tc>
        <w:tc>
          <w:tcPr>
            <w:tcW w:w="3399" w:type="dxa"/>
            <w:vAlign w:val="center"/>
          </w:tcPr>
          <w:p w14:paraId="2A633FD6" w14:textId="77777777" w:rsidR="002D2971" w:rsidRDefault="002D2971" w:rsidP="0081477E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</w:tr>
    </w:tbl>
    <w:p w14:paraId="4230706B" w14:textId="3E15EE20" w:rsidR="00FD5B33" w:rsidRDefault="00FD5B33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p w14:paraId="3DF969CC" w14:textId="77777777" w:rsidR="00620DCF" w:rsidRDefault="00620DCF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p w14:paraId="6A5D0B94" w14:textId="17BE30B1" w:rsidR="00AD5059" w:rsidRDefault="00AD5059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 w:hint="eastAsia"/>
          <w:sz w:val="18"/>
          <w:szCs w:val="18"/>
        </w:rPr>
        <w:t>Q</w:t>
      </w:r>
      <w:r>
        <w:rPr>
          <w:rFonts w:ascii="BIZ UDPゴシック" w:eastAsia="BIZ UDPゴシック" w:hAnsi="BIZ UDPゴシック"/>
          <w:sz w:val="18"/>
          <w:szCs w:val="18"/>
        </w:rPr>
        <w:t>2</w:t>
      </w:r>
      <w:r w:rsidR="00131D6F">
        <w:rPr>
          <w:rFonts w:ascii="BIZ UDPゴシック" w:eastAsia="BIZ UDPゴシック" w:hAnsi="BIZ UDPゴシック" w:hint="eastAsia"/>
          <w:sz w:val="18"/>
          <w:szCs w:val="18"/>
        </w:rPr>
        <w:t xml:space="preserve">　（</w:t>
      </w:r>
      <w:r w:rsidR="00E70EE3">
        <w:rPr>
          <w:rFonts w:ascii="BIZ UDPゴシック" w:eastAsia="BIZ UDPゴシック" w:hAnsi="BIZ UDPゴシック" w:hint="eastAsia"/>
          <w:sz w:val="18"/>
          <w:szCs w:val="18"/>
        </w:rPr>
        <w:t>10</w:t>
      </w:r>
      <w:r w:rsidR="00131D6F">
        <w:rPr>
          <w:rFonts w:ascii="BIZ UDPゴシック" w:eastAsia="BIZ UDPゴシック" w:hAnsi="BIZ UDPゴシック" w:hint="eastAsia"/>
          <w:sz w:val="18"/>
          <w:szCs w:val="18"/>
        </w:rPr>
        <w:t>点）</w:t>
      </w:r>
    </w:p>
    <w:p w14:paraId="419241A0" w14:textId="22EC5E02" w:rsidR="00AD5059" w:rsidRDefault="00AD5059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9"/>
        <w:gridCol w:w="3398"/>
        <w:gridCol w:w="1699"/>
        <w:gridCol w:w="3399"/>
      </w:tblGrid>
      <w:tr w:rsidR="002D2971" w14:paraId="4519650F" w14:textId="77777777" w:rsidTr="00D663F6">
        <w:trPr>
          <w:trHeight w:val="794"/>
        </w:trPr>
        <w:tc>
          <w:tcPr>
            <w:tcW w:w="1699" w:type="dxa"/>
            <w:vAlign w:val="center"/>
          </w:tcPr>
          <w:p w14:paraId="45820F3E" w14:textId="77777777" w:rsidR="002D2971" w:rsidRDefault="002D2971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（１）</w:t>
            </w:r>
          </w:p>
          <w:p w14:paraId="298F9232" w14:textId="77777777" w:rsidR="002D2971" w:rsidRDefault="002D2971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期待値</w:t>
            </w:r>
          </w:p>
        </w:tc>
        <w:tc>
          <w:tcPr>
            <w:tcW w:w="3398" w:type="dxa"/>
            <w:vAlign w:val="center"/>
          </w:tcPr>
          <w:p w14:paraId="03E84562" w14:textId="77777777" w:rsidR="002D2971" w:rsidRDefault="002D2971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1699" w:type="dxa"/>
            <w:vAlign w:val="center"/>
          </w:tcPr>
          <w:p w14:paraId="00BA8371" w14:textId="71F22F7B" w:rsidR="002D2971" w:rsidRDefault="002D2971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</w:t>
            </w:r>
            <w:r w:rsidR="00620DCF">
              <w:rPr>
                <w:rFonts w:ascii="BIZ UDPゴシック" w:eastAsia="BIZ UDPゴシック" w:hAnsi="BIZ UDPゴシック" w:hint="eastAsia"/>
                <w:sz w:val="18"/>
                <w:szCs w:val="18"/>
              </w:rPr>
              <w:t>１</w:t>
            </w: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）</w:t>
            </w:r>
          </w:p>
          <w:p w14:paraId="0E513A6E" w14:textId="77777777" w:rsidR="002D2971" w:rsidRDefault="002D2971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分散</w:t>
            </w:r>
          </w:p>
        </w:tc>
        <w:tc>
          <w:tcPr>
            <w:tcW w:w="3399" w:type="dxa"/>
            <w:vAlign w:val="center"/>
          </w:tcPr>
          <w:p w14:paraId="5D3B402A" w14:textId="77777777" w:rsidR="002D2971" w:rsidRDefault="002D2971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</w:tr>
      <w:tr w:rsidR="002D2971" w14:paraId="597E9D6B" w14:textId="77777777" w:rsidTr="002D2971">
        <w:trPr>
          <w:trHeight w:val="794"/>
        </w:trPr>
        <w:tc>
          <w:tcPr>
            <w:tcW w:w="1699" w:type="dxa"/>
            <w:vAlign w:val="center"/>
          </w:tcPr>
          <w:p w14:paraId="7A46D1DA" w14:textId="77777777" w:rsidR="002D2971" w:rsidRDefault="002D2971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（２）</w:t>
            </w:r>
          </w:p>
        </w:tc>
        <w:tc>
          <w:tcPr>
            <w:tcW w:w="3398" w:type="dxa"/>
            <w:vAlign w:val="center"/>
          </w:tcPr>
          <w:p w14:paraId="09ED9D7F" w14:textId="77777777" w:rsidR="002D2971" w:rsidRDefault="002D2971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1699" w:type="dxa"/>
            <w:tcBorders>
              <w:tl2br w:val="single" w:sz="4" w:space="0" w:color="auto"/>
            </w:tcBorders>
            <w:vAlign w:val="center"/>
          </w:tcPr>
          <w:p w14:paraId="7BBFCA01" w14:textId="696A0901" w:rsidR="002D2971" w:rsidRDefault="002D2971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3399" w:type="dxa"/>
            <w:tcBorders>
              <w:tl2br w:val="single" w:sz="4" w:space="0" w:color="auto"/>
            </w:tcBorders>
            <w:vAlign w:val="center"/>
          </w:tcPr>
          <w:p w14:paraId="07B58366" w14:textId="77777777" w:rsidR="002D2971" w:rsidRDefault="002D2971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</w:tr>
    </w:tbl>
    <w:p w14:paraId="14C338D5" w14:textId="77777777" w:rsidR="00E70EE3" w:rsidRDefault="00E70EE3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p w14:paraId="2654AFD3" w14:textId="77777777" w:rsidR="00620DCF" w:rsidRDefault="00620DCF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p w14:paraId="232A4916" w14:textId="77777777" w:rsidR="00620DCF" w:rsidRDefault="00620DCF" w:rsidP="00620DCF">
      <w:pPr>
        <w:ind w:right="70"/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 w:hint="eastAsia"/>
          <w:sz w:val="18"/>
          <w:szCs w:val="18"/>
        </w:rPr>
        <w:t>Q</w:t>
      </w:r>
      <w:r>
        <w:rPr>
          <w:rFonts w:ascii="BIZ UDPゴシック" w:eastAsia="BIZ UDPゴシック" w:hAnsi="BIZ UDPゴシック"/>
          <w:sz w:val="18"/>
          <w:szCs w:val="18"/>
        </w:rPr>
        <w:t>3</w:t>
      </w:r>
      <w:r>
        <w:rPr>
          <w:rFonts w:ascii="BIZ UDPゴシック" w:eastAsia="BIZ UDPゴシック" w:hAnsi="BIZ UDPゴシック" w:hint="eastAsia"/>
          <w:sz w:val="18"/>
          <w:szCs w:val="18"/>
        </w:rPr>
        <w:t xml:space="preserve">　（2</w:t>
      </w:r>
      <w:r>
        <w:rPr>
          <w:rFonts w:ascii="BIZ UDPゴシック" w:eastAsia="BIZ UDPゴシック" w:hAnsi="BIZ UDPゴシック"/>
          <w:sz w:val="18"/>
          <w:szCs w:val="18"/>
        </w:rPr>
        <w:t>5</w:t>
      </w:r>
      <w:r>
        <w:rPr>
          <w:rFonts w:ascii="BIZ UDPゴシック" w:eastAsia="BIZ UDPゴシック" w:hAnsi="BIZ UDPゴシック" w:hint="eastAsia"/>
          <w:sz w:val="18"/>
          <w:szCs w:val="18"/>
        </w:rPr>
        <w:t>点）</w:t>
      </w:r>
    </w:p>
    <w:p w14:paraId="28429960" w14:textId="77777777" w:rsidR="00620DCF" w:rsidRDefault="00620DCF" w:rsidP="00620DCF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9"/>
        <w:gridCol w:w="3398"/>
        <w:gridCol w:w="1699"/>
        <w:gridCol w:w="3399"/>
      </w:tblGrid>
      <w:tr w:rsidR="00620DCF" w14:paraId="32CD78B2" w14:textId="77777777" w:rsidTr="00D663F6">
        <w:trPr>
          <w:trHeight w:val="794"/>
        </w:trPr>
        <w:tc>
          <w:tcPr>
            <w:tcW w:w="1699" w:type="dxa"/>
            <w:vAlign w:val="center"/>
          </w:tcPr>
          <w:p w14:paraId="4791E61E" w14:textId="09C87FA6" w:rsidR="00620DCF" w:rsidRDefault="00620DCF" w:rsidP="00620DC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（１）</w:t>
            </w:r>
          </w:p>
        </w:tc>
        <w:tc>
          <w:tcPr>
            <w:tcW w:w="3398" w:type="dxa"/>
            <w:vAlign w:val="center"/>
          </w:tcPr>
          <w:p w14:paraId="4335E131" w14:textId="77777777" w:rsidR="00620DCF" w:rsidRDefault="00620DCF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1699" w:type="dxa"/>
            <w:vAlign w:val="center"/>
          </w:tcPr>
          <w:p w14:paraId="5E28A45C" w14:textId="7E8A6294" w:rsidR="00620DCF" w:rsidRDefault="00620DCF" w:rsidP="00620DC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（２）</w:t>
            </w:r>
          </w:p>
        </w:tc>
        <w:tc>
          <w:tcPr>
            <w:tcW w:w="3399" w:type="dxa"/>
            <w:vAlign w:val="center"/>
          </w:tcPr>
          <w:p w14:paraId="58363649" w14:textId="77777777" w:rsidR="00620DCF" w:rsidRDefault="00620DCF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</w:tr>
      <w:tr w:rsidR="00620DCF" w14:paraId="2FCBDB99" w14:textId="77777777" w:rsidTr="00D663F6">
        <w:trPr>
          <w:trHeight w:val="794"/>
        </w:trPr>
        <w:tc>
          <w:tcPr>
            <w:tcW w:w="1699" w:type="dxa"/>
            <w:vAlign w:val="center"/>
          </w:tcPr>
          <w:p w14:paraId="0F9C06E7" w14:textId="30DCB840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（３）</w:t>
            </w:r>
          </w:p>
        </w:tc>
        <w:tc>
          <w:tcPr>
            <w:tcW w:w="3398" w:type="dxa"/>
            <w:vAlign w:val="center"/>
          </w:tcPr>
          <w:p w14:paraId="6FC19545" w14:textId="77777777" w:rsidR="00620DCF" w:rsidRDefault="00620DCF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1699" w:type="dxa"/>
            <w:vAlign w:val="center"/>
          </w:tcPr>
          <w:p w14:paraId="70887199" w14:textId="09709CE8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（４）</w:t>
            </w:r>
          </w:p>
        </w:tc>
        <w:tc>
          <w:tcPr>
            <w:tcW w:w="3399" w:type="dxa"/>
            <w:vAlign w:val="center"/>
          </w:tcPr>
          <w:p w14:paraId="3D7AEC66" w14:textId="77777777" w:rsidR="00620DCF" w:rsidRDefault="00620DCF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</w:tr>
      <w:tr w:rsidR="00620DCF" w14:paraId="2A72D4F2" w14:textId="77777777" w:rsidTr="00620DCF">
        <w:trPr>
          <w:trHeight w:val="794"/>
        </w:trPr>
        <w:tc>
          <w:tcPr>
            <w:tcW w:w="1699" w:type="dxa"/>
            <w:vAlign w:val="center"/>
          </w:tcPr>
          <w:p w14:paraId="07DBFB34" w14:textId="6D4830DE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（５）</w:t>
            </w:r>
          </w:p>
        </w:tc>
        <w:tc>
          <w:tcPr>
            <w:tcW w:w="3398" w:type="dxa"/>
            <w:vAlign w:val="center"/>
          </w:tcPr>
          <w:p w14:paraId="1D40B5B0" w14:textId="77777777" w:rsidR="00620DCF" w:rsidRDefault="00620DCF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1699" w:type="dxa"/>
            <w:tcBorders>
              <w:tl2br w:val="single" w:sz="4" w:space="0" w:color="auto"/>
            </w:tcBorders>
            <w:vAlign w:val="center"/>
          </w:tcPr>
          <w:p w14:paraId="5686D277" w14:textId="77777777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3399" w:type="dxa"/>
            <w:tcBorders>
              <w:tl2br w:val="single" w:sz="4" w:space="0" w:color="auto"/>
            </w:tcBorders>
            <w:vAlign w:val="center"/>
          </w:tcPr>
          <w:p w14:paraId="0D44FB8C" w14:textId="77777777" w:rsidR="00620DCF" w:rsidRDefault="00620DCF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</w:tr>
    </w:tbl>
    <w:p w14:paraId="5089F4D1" w14:textId="77777777" w:rsidR="00E70EE3" w:rsidRDefault="00E70EE3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p w14:paraId="2A2D6C5F" w14:textId="5781C353" w:rsidR="00243F5F" w:rsidRDefault="00243F5F">
      <w:pPr>
        <w:rPr>
          <w:rFonts w:ascii="BIZ UDPゴシック" w:eastAsia="BIZ UDPゴシック" w:hAnsi="BIZ UDPゴシック"/>
          <w:sz w:val="18"/>
          <w:szCs w:val="18"/>
        </w:rPr>
      </w:pPr>
    </w:p>
    <w:p w14:paraId="31761112" w14:textId="05879888" w:rsidR="00620DCF" w:rsidRDefault="00620DCF">
      <w:pPr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/>
          <w:sz w:val="18"/>
          <w:szCs w:val="18"/>
        </w:rPr>
        <w:br w:type="page"/>
      </w:r>
    </w:p>
    <w:p w14:paraId="3DF351D4" w14:textId="77777777" w:rsidR="00243F5F" w:rsidRDefault="00243F5F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tbl>
      <w:tblPr>
        <w:tblStyle w:val="ab"/>
        <w:tblW w:w="0" w:type="auto"/>
        <w:jc w:val="right"/>
        <w:tblLook w:val="04A0" w:firstRow="1" w:lastRow="0" w:firstColumn="1" w:lastColumn="0" w:noHBand="0" w:noVBand="1"/>
      </w:tblPr>
      <w:tblGrid>
        <w:gridCol w:w="850"/>
        <w:gridCol w:w="3294"/>
      </w:tblGrid>
      <w:tr w:rsidR="00243F5F" w14:paraId="00B65D82" w14:textId="77777777" w:rsidTr="007C5C27">
        <w:trPr>
          <w:trHeight w:val="1134"/>
          <w:jc w:val="right"/>
        </w:trPr>
        <w:tc>
          <w:tcPr>
            <w:tcW w:w="850" w:type="dxa"/>
            <w:vAlign w:val="center"/>
          </w:tcPr>
          <w:p w14:paraId="4A3EADC9" w14:textId="214B8753" w:rsidR="00243F5F" w:rsidRDefault="007C5C27" w:rsidP="00CF1D31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得点</w:t>
            </w:r>
          </w:p>
        </w:tc>
        <w:tc>
          <w:tcPr>
            <w:tcW w:w="3294" w:type="dxa"/>
            <w:vAlign w:val="center"/>
          </w:tcPr>
          <w:p w14:paraId="619DE065" w14:textId="77777777" w:rsidR="00243F5F" w:rsidRDefault="00243F5F" w:rsidP="00CF1D31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</w:tr>
    </w:tbl>
    <w:p w14:paraId="6AF250A1" w14:textId="77777777" w:rsidR="00243F5F" w:rsidRDefault="00243F5F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p w14:paraId="623441EC" w14:textId="75792922" w:rsidR="00AD5059" w:rsidRDefault="00AD5059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 w:hint="eastAsia"/>
          <w:sz w:val="18"/>
          <w:szCs w:val="18"/>
        </w:rPr>
        <w:t>Q</w:t>
      </w:r>
      <w:r>
        <w:rPr>
          <w:rFonts w:ascii="BIZ UDPゴシック" w:eastAsia="BIZ UDPゴシック" w:hAnsi="BIZ UDPゴシック"/>
          <w:sz w:val="18"/>
          <w:szCs w:val="18"/>
        </w:rPr>
        <w:t>4</w:t>
      </w:r>
      <w:r w:rsidR="00131D6F">
        <w:rPr>
          <w:rFonts w:ascii="BIZ UDPゴシック" w:eastAsia="BIZ UDPゴシック" w:hAnsi="BIZ UDPゴシック" w:hint="eastAsia"/>
          <w:sz w:val="18"/>
          <w:szCs w:val="18"/>
        </w:rPr>
        <w:t xml:space="preserve">　（2</w:t>
      </w:r>
      <w:r w:rsidR="00131D6F">
        <w:rPr>
          <w:rFonts w:ascii="BIZ UDPゴシック" w:eastAsia="BIZ UDPゴシック" w:hAnsi="BIZ UDPゴシック"/>
          <w:sz w:val="18"/>
          <w:szCs w:val="18"/>
        </w:rPr>
        <w:t>5</w:t>
      </w:r>
      <w:r w:rsidR="00131D6F">
        <w:rPr>
          <w:rFonts w:ascii="BIZ UDPゴシック" w:eastAsia="BIZ UDPゴシック" w:hAnsi="BIZ UDPゴシック" w:hint="eastAsia"/>
          <w:sz w:val="18"/>
          <w:szCs w:val="18"/>
        </w:rPr>
        <w:t>点）</w:t>
      </w:r>
    </w:p>
    <w:p w14:paraId="49F0D266" w14:textId="622097DB" w:rsidR="00243F5F" w:rsidRDefault="00243F5F">
      <w:pPr>
        <w:rPr>
          <w:rFonts w:ascii="BIZ UDPゴシック" w:eastAsia="BIZ UDPゴシック" w:hAnsi="BIZ UDPゴシック"/>
          <w:sz w:val="18"/>
          <w:szCs w:val="1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9"/>
        <w:gridCol w:w="3398"/>
        <w:gridCol w:w="1699"/>
        <w:gridCol w:w="3399"/>
      </w:tblGrid>
      <w:tr w:rsidR="00620DCF" w14:paraId="74D3570E" w14:textId="77777777" w:rsidTr="00D663F6">
        <w:trPr>
          <w:trHeight w:val="794"/>
        </w:trPr>
        <w:tc>
          <w:tcPr>
            <w:tcW w:w="1699" w:type="dxa"/>
            <w:vAlign w:val="center"/>
          </w:tcPr>
          <w:p w14:paraId="76A69EE9" w14:textId="77777777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（１）</w:t>
            </w:r>
          </w:p>
        </w:tc>
        <w:tc>
          <w:tcPr>
            <w:tcW w:w="3398" w:type="dxa"/>
            <w:vAlign w:val="center"/>
          </w:tcPr>
          <w:p w14:paraId="712B4CF3" w14:textId="76E71F9D" w:rsidR="00620DCF" w:rsidRDefault="00620DCF" w:rsidP="00620DCF">
            <w:pPr>
              <w:ind w:right="70"/>
              <w:jc w:val="right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％</w:t>
            </w:r>
          </w:p>
        </w:tc>
        <w:tc>
          <w:tcPr>
            <w:tcW w:w="1699" w:type="dxa"/>
            <w:vAlign w:val="center"/>
          </w:tcPr>
          <w:p w14:paraId="2533ED4E" w14:textId="77777777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（２）</w:t>
            </w:r>
          </w:p>
        </w:tc>
        <w:tc>
          <w:tcPr>
            <w:tcW w:w="3399" w:type="dxa"/>
            <w:vAlign w:val="center"/>
          </w:tcPr>
          <w:p w14:paraId="542399E2" w14:textId="7F54601B" w:rsidR="00620DCF" w:rsidRDefault="00620DCF" w:rsidP="00620DCF">
            <w:pPr>
              <w:ind w:right="70"/>
              <w:jc w:val="right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点以上</w:t>
            </w:r>
          </w:p>
        </w:tc>
      </w:tr>
      <w:tr w:rsidR="00620DCF" w14:paraId="5F82C4B0" w14:textId="77777777" w:rsidTr="00D663F6">
        <w:trPr>
          <w:trHeight w:val="794"/>
        </w:trPr>
        <w:tc>
          <w:tcPr>
            <w:tcW w:w="1699" w:type="dxa"/>
            <w:vAlign w:val="center"/>
          </w:tcPr>
          <w:p w14:paraId="3171B611" w14:textId="77777777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（３）</w:t>
            </w:r>
          </w:p>
          <w:p w14:paraId="6ABF99C3" w14:textId="68CE479E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標本平均</w:t>
            </w:r>
          </w:p>
        </w:tc>
        <w:tc>
          <w:tcPr>
            <w:tcW w:w="3398" w:type="dxa"/>
            <w:vAlign w:val="center"/>
          </w:tcPr>
          <w:p w14:paraId="537ABA69" w14:textId="77777777" w:rsidR="00620DCF" w:rsidRDefault="00620DCF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1699" w:type="dxa"/>
            <w:vAlign w:val="center"/>
          </w:tcPr>
          <w:p w14:paraId="5734629C" w14:textId="77777777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（３）</w:t>
            </w:r>
          </w:p>
          <w:p w14:paraId="264E2F8E" w14:textId="34515151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標本分散</w:t>
            </w:r>
          </w:p>
        </w:tc>
        <w:tc>
          <w:tcPr>
            <w:tcW w:w="3399" w:type="dxa"/>
            <w:vAlign w:val="center"/>
          </w:tcPr>
          <w:p w14:paraId="20831329" w14:textId="77777777" w:rsidR="00620DCF" w:rsidRDefault="00620DCF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</w:tr>
      <w:tr w:rsidR="00620DCF" w14:paraId="13DF7277" w14:textId="77777777" w:rsidTr="00620DCF">
        <w:trPr>
          <w:trHeight w:val="794"/>
        </w:trPr>
        <w:tc>
          <w:tcPr>
            <w:tcW w:w="1699" w:type="dxa"/>
            <w:vAlign w:val="center"/>
          </w:tcPr>
          <w:p w14:paraId="36C08801" w14:textId="4B4AD37A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（４）</w:t>
            </w:r>
          </w:p>
        </w:tc>
        <w:tc>
          <w:tcPr>
            <w:tcW w:w="3398" w:type="dxa"/>
            <w:vAlign w:val="center"/>
          </w:tcPr>
          <w:p w14:paraId="132E4FB4" w14:textId="77777777" w:rsidR="00620DCF" w:rsidRDefault="00620DCF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1699" w:type="dxa"/>
            <w:tcBorders>
              <w:tl2br w:val="single" w:sz="4" w:space="0" w:color="auto"/>
            </w:tcBorders>
            <w:vAlign w:val="center"/>
          </w:tcPr>
          <w:p w14:paraId="72B46ED9" w14:textId="21CE7FF0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3399" w:type="dxa"/>
            <w:tcBorders>
              <w:tl2br w:val="single" w:sz="4" w:space="0" w:color="auto"/>
            </w:tcBorders>
            <w:vAlign w:val="center"/>
          </w:tcPr>
          <w:p w14:paraId="0F0D7F75" w14:textId="77777777" w:rsidR="00620DCF" w:rsidRDefault="00620DCF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</w:tr>
      <w:tr w:rsidR="00620DCF" w14:paraId="76E222B3" w14:textId="77777777" w:rsidTr="00D663F6">
        <w:trPr>
          <w:trHeight w:val="794"/>
        </w:trPr>
        <w:tc>
          <w:tcPr>
            <w:tcW w:w="1699" w:type="dxa"/>
            <w:vAlign w:val="center"/>
          </w:tcPr>
          <w:p w14:paraId="06D1E372" w14:textId="77777777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（５）</w:t>
            </w:r>
          </w:p>
          <w:p w14:paraId="68FC3483" w14:textId="09FB0EFA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下限値</w:t>
            </w:r>
          </w:p>
        </w:tc>
        <w:tc>
          <w:tcPr>
            <w:tcW w:w="3398" w:type="dxa"/>
            <w:vAlign w:val="center"/>
          </w:tcPr>
          <w:p w14:paraId="2E776905" w14:textId="77777777" w:rsidR="00620DCF" w:rsidRDefault="00620DCF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1699" w:type="dxa"/>
            <w:vAlign w:val="center"/>
          </w:tcPr>
          <w:p w14:paraId="5DDDE144" w14:textId="77777777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（５）</w:t>
            </w:r>
          </w:p>
          <w:p w14:paraId="3604C014" w14:textId="4627D2A3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上限値</w:t>
            </w:r>
          </w:p>
        </w:tc>
        <w:tc>
          <w:tcPr>
            <w:tcW w:w="3399" w:type="dxa"/>
            <w:vAlign w:val="center"/>
          </w:tcPr>
          <w:p w14:paraId="6F49A23E" w14:textId="77777777" w:rsidR="00620DCF" w:rsidRDefault="00620DCF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</w:tr>
    </w:tbl>
    <w:p w14:paraId="7FFF70AC" w14:textId="77777777" w:rsidR="0081477E" w:rsidRDefault="0081477E">
      <w:pPr>
        <w:rPr>
          <w:rFonts w:ascii="BIZ UDPゴシック" w:eastAsia="BIZ UDPゴシック" w:hAnsi="BIZ UDPゴシック"/>
          <w:sz w:val="18"/>
          <w:szCs w:val="18"/>
        </w:rPr>
      </w:pPr>
    </w:p>
    <w:p w14:paraId="1C54A765" w14:textId="77777777" w:rsidR="00620DCF" w:rsidRDefault="00620DCF">
      <w:pPr>
        <w:rPr>
          <w:rFonts w:ascii="BIZ UDPゴシック" w:eastAsia="BIZ UDPゴシック" w:hAnsi="BIZ UDPゴシック"/>
          <w:sz w:val="18"/>
          <w:szCs w:val="18"/>
        </w:rPr>
      </w:pPr>
    </w:p>
    <w:p w14:paraId="0352CB75" w14:textId="2154D1EE" w:rsidR="00E70EE3" w:rsidRDefault="00E70EE3" w:rsidP="00E70EE3">
      <w:pPr>
        <w:ind w:right="70"/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 w:hint="eastAsia"/>
          <w:sz w:val="18"/>
          <w:szCs w:val="18"/>
        </w:rPr>
        <w:t>Q5　（2</w:t>
      </w:r>
      <w:r>
        <w:rPr>
          <w:rFonts w:ascii="BIZ UDPゴシック" w:eastAsia="BIZ UDPゴシック" w:hAnsi="BIZ UDPゴシック"/>
          <w:sz w:val="18"/>
          <w:szCs w:val="18"/>
        </w:rPr>
        <w:t>5</w:t>
      </w:r>
      <w:r>
        <w:rPr>
          <w:rFonts w:ascii="BIZ UDPゴシック" w:eastAsia="BIZ UDPゴシック" w:hAnsi="BIZ UDPゴシック" w:hint="eastAsia"/>
          <w:sz w:val="18"/>
          <w:szCs w:val="18"/>
        </w:rPr>
        <w:t>点）</w:t>
      </w:r>
    </w:p>
    <w:p w14:paraId="498E9EA7" w14:textId="77777777" w:rsidR="00E70EE3" w:rsidRDefault="00E70EE3">
      <w:pPr>
        <w:rPr>
          <w:rFonts w:ascii="BIZ UDPゴシック" w:eastAsia="BIZ UDPゴシック" w:hAnsi="BIZ UDPゴシック"/>
          <w:sz w:val="18"/>
          <w:szCs w:val="1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9"/>
        <w:gridCol w:w="3398"/>
        <w:gridCol w:w="1699"/>
        <w:gridCol w:w="3399"/>
      </w:tblGrid>
      <w:tr w:rsidR="00620DCF" w14:paraId="0CA394F2" w14:textId="77777777" w:rsidTr="00D663F6">
        <w:trPr>
          <w:trHeight w:val="794"/>
        </w:trPr>
        <w:tc>
          <w:tcPr>
            <w:tcW w:w="1699" w:type="dxa"/>
            <w:vAlign w:val="center"/>
          </w:tcPr>
          <w:p w14:paraId="7A57166A" w14:textId="77777777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（１）</w:t>
            </w:r>
          </w:p>
          <w:p w14:paraId="7E36F33A" w14:textId="6AEE95DE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目的変数</w:t>
            </w:r>
          </w:p>
        </w:tc>
        <w:tc>
          <w:tcPr>
            <w:tcW w:w="3398" w:type="dxa"/>
            <w:vAlign w:val="center"/>
          </w:tcPr>
          <w:p w14:paraId="1D1DFA86" w14:textId="77777777" w:rsidR="00620DCF" w:rsidRDefault="00620DCF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1699" w:type="dxa"/>
            <w:vAlign w:val="center"/>
          </w:tcPr>
          <w:p w14:paraId="66CF5EF0" w14:textId="77777777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（１）</w:t>
            </w:r>
          </w:p>
          <w:p w14:paraId="2220A34C" w14:textId="306DF16A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説明変数</w:t>
            </w:r>
          </w:p>
        </w:tc>
        <w:tc>
          <w:tcPr>
            <w:tcW w:w="3399" w:type="dxa"/>
            <w:vAlign w:val="center"/>
          </w:tcPr>
          <w:p w14:paraId="5925726D" w14:textId="77777777" w:rsidR="00620DCF" w:rsidRDefault="00620DCF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</w:tr>
      <w:tr w:rsidR="00620DCF" w14:paraId="65EDFD32" w14:textId="77777777" w:rsidTr="00620DCF">
        <w:trPr>
          <w:trHeight w:val="794"/>
        </w:trPr>
        <w:tc>
          <w:tcPr>
            <w:tcW w:w="1699" w:type="dxa"/>
            <w:vAlign w:val="center"/>
          </w:tcPr>
          <w:p w14:paraId="7A95B71E" w14:textId="57674DE0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（２）</w:t>
            </w:r>
          </w:p>
        </w:tc>
        <w:tc>
          <w:tcPr>
            <w:tcW w:w="3398" w:type="dxa"/>
            <w:vAlign w:val="center"/>
          </w:tcPr>
          <w:p w14:paraId="5C9EE45F" w14:textId="77777777" w:rsidR="00620DCF" w:rsidRDefault="00620DCF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1699" w:type="dxa"/>
            <w:tcBorders>
              <w:tl2br w:val="single" w:sz="4" w:space="0" w:color="auto"/>
            </w:tcBorders>
            <w:vAlign w:val="center"/>
          </w:tcPr>
          <w:p w14:paraId="56ABEEB2" w14:textId="1341B0EA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3399" w:type="dxa"/>
            <w:tcBorders>
              <w:tl2br w:val="single" w:sz="4" w:space="0" w:color="auto"/>
            </w:tcBorders>
            <w:vAlign w:val="center"/>
          </w:tcPr>
          <w:p w14:paraId="1CF108DE" w14:textId="77777777" w:rsidR="00620DCF" w:rsidRDefault="00620DCF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</w:tr>
      <w:tr w:rsidR="00620DCF" w14:paraId="0A32A418" w14:textId="77777777" w:rsidTr="00D663F6">
        <w:trPr>
          <w:trHeight w:val="794"/>
        </w:trPr>
        <w:tc>
          <w:tcPr>
            <w:tcW w:w="1699" w:type="dxa"/>
            <w:vAlign w:val="center"/>
          </w:tcPr>
          <w:p w14:paraId="62856ABF" w14:textId="77777777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（３）</w:t>
            </w:r>
          </w:p>
          <w:p w14:paraId="76174B1E" w14:textId="49F2B580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定数項</w:t>
            </w:r>
          </w:p>
        </w:tc>
        <w:tc>
          <w:tcPr>
            <w:tcW w:w="3398" w:type="dxa"/>
            <w:vAlign w:val="center"/>
          </w:tcPr>
          <w:p w14:paraId="76A9A393" w14:textId="77777777" w:rsidR="00620DCF" w:rsidRDefault="00620DCF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1699" w:type="dxa"/>
            <w:vAlign w:val="center"/>
          </w:tcPr>
          <w:p w14:paraId="1523CDBB" w14:textId="77777777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（３）</w:t>
            </w:r>
          </w:p>
          <w:p w14:paraId="64F52AF9" w14:textId="524D593E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回帰係数</w:t>
            </w:r>
          </w:p>
        </w:tc>
        <w:tc>
          <w:tcPr>
            <w:tcW w:w="3399" w:type="dxa"/>
            <w:vAlign w:val="center"/>
          </w:tcPr>
          <w:p w14:paraId="2C7E73F1" w14:textId="77777777" w:rsidR="00620DCF" w:rsidRDefault="00620DCF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</w:tr>
      <w:tr w:rsidR="00620DCF" w14:paraId="3A10549F" w14:textId="77777777" w:rsidTr="00D663F6">
        <w:trPr>
          <w:trHeight w:val="794"/>
        </w:trPr>
        <w:tc>
          <w:tcPr>
            <w:tcW w:w="1699" w:type="dxa"/>
            <w:vAlign w:val="center"/>
          </w:tcPr>
          <w:p w14:paraId="5233AF28" w14:textId="513CD080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（４）</w:t>
            </w:r>
          </w:p>
        </w:tc>
        <w:tc>
          <w:tcPr>
            <w:tcW w:w="3398" w:type="dxa"/>
            <w:vAlign w:val="center"/>
          </w:tcPr>
          <w:p w14:paraId="23D38021" w14:textId="77777777" w:rsidR="00620DCF" w:rsidRDefault="00620DCF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1699" w:type="dxa"/>
            <w:vAlign w:val="center"/>
          </w:tcPr>
          <w:p w14:paraId="03E7295D" w14:textId="5DD34D91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（５）</w:t>
            </w:r>
          </w:p>
        </w:tc>
        <w:tc>
          <w:tcPr>
            <w:tcW w:w="3399" w:type="dxa"/>
            <w:vAlign w:val="center"/>
          </w:tcPr>
          <w:p w14:paraId="562A912D" w14:textId="77777777" w:rsidR="00620DCF" w:rsidRDefault="00620DCF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</w:tr>
    </w:tbl>
    <w:p w14:paraId="0EF30FF9" w14:textId="77777777" w:rsidR="00AD5059" w:rsidRDefault="00AD5059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p w14:paraId="1C4CADC5" w14:textId="0F3504DF" w:rsidR="008F7FA1" w:rsidRDefault="008F7FA1">
      <w:pPr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/>
          <w:sz w:val="18"/>
          <w:szCs w:val="18"/>
        </w:rPr>
        <w:br w:type="page"/>
      </w:r>
    </w:p>
    <w:p w14:paraId="05393F5B" w14:textId="77777777" w:rsidR="008F7FA1" w:rsidRDefault="008F7FA1" w:rsidP="008F7FA1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tbl>
      <w:tblPr>
        <w:tblStyle w:val="ab"/>
        <w:tblW w:w="0" w:type="auto"/>
        <w:jc w:val="right"/>
        <w:tblLook w:val="04A0" w:firstRow="1" w:lastRow="0" w:firstColumn="1" w:lastColumn="0" w:noHBand="0" w:noVBand="1"/>
      </w:tblPr>
      <w:tblGrid>
        <w:gridCol w:w="850"/>
        <w:gridCol w:w="3294"/>
      </w:tblGrid>
      <w:tr w:rsidR="008F7FA1" w14:paraId="69FC26A6" w14:textId="77777777" w:rsidTr="00B57BBF">
        <w:trPr>
          <w:trHeight w:val="1134"/>
          <w:jc w:val="right"/>
        </w:trPr>
        <w:tc>
          <w:tcPr>
            <w:tcW w:w="850" w:type="dxa"/>
            <w:vAlign w:val="center"/>
          </w:tcPr>
          <w:p w14:paraId="00402635" w14:textId="77777777" w:rsidR="008F7FA1" w:rsidRDefault="008F7FA1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得点</w:t>
            </w:r>
          </w:p>
        </w:tc>
        <w:tc>
          <w:tcPr>
            <w:tcW w:w="3294" w:type="dxa"/>
            <w:vAlign w:val="center"/>
          </w:tcPr>
          <w:p w14:paraId="38066FCF" w14:textId="77777777" w:rsidR="008F7FA1" w:rsidRDefault="008F7FA1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</w:tr>
    </w:tbl>
    <w:p w14:paraId="09639D5A" w14:textId="77777777" w:rsidR="008F7FA1" w:rsidRDefault="008F7FA1" w:rsidP="008F7FA1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p w14:paraId="4D984083" w14:textId="4859A43E" w:rsidR="008F7FA1" w:rsidRDefault="008F7FA1" w:rsidP="008F7FA1">
      <w:pPr>
        <w:ind w:right="70"/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 w:hint="eastAsia"/>
          <w:sz w:val="18"/>
          <w:szCs w:val="18"/>
        </w:rPr>
        <w:t>Q</w:t>
      </w:r>
      <w:r w:rsidR="00C4153B">
        <w:rPr>
          <w:rFonts w:ascii="BIZ UDPゴシック" w:eastAsia="BIZ UDPゴシック" w:hAnsi="BIZ UDPゴシック" w:hint="eastAsia"/>
          <w:sz w:val="18"/>
          <w:szCs w:val="18"/>
        </w:rPr>
        <w:t>６</w:t>
      </w:r>
      <w:r>
        <w:rPr>
          <w:rFonts w:ascii="BIZ UDPゴシック" w:eastAsia="BIZ UDPゴシック" w:hAnsi="BIZ UDPゴシック" w:hint="eastAsia"/>
          <w:sz w:val="18"/>
          <w:szCs w:val="18"/>
        </w:rPr>
        <w:t xml:space="preserve">　（</w:t>
      </w:r>
      <w:r>
        <w:rPr>
          <w:rFonts w:ascii="BIZ UDPゴシック" w:eastAsia="BIZ UDPゴシック" w:hAnsi="BIZ UDPゴシック"/>
          <w:sz w:val="18"/>
          <w:szCs w:val="18"/>
        </w:rPr>
        <w:t>5</w:t>
      </w:r>
      <w:r w:rsidR="00C4153B">
        <w:rPr>
          <w:rFonts w:ascii="BIZ UDPゴシック" w:eastAsia="BIZ UDPゴシック" w:hAnsi="BIZ UDPゴシック" w:hint="eastAsia"/>
          <w:sz w:val="18"/>
          <w:szCs w:val="18"/>
        </w:rPr>
        <w:t>０</w:t>
      </w:r>
      <w:r>
        <w:rPr>
          <w:rFonts w:ascii="BIZ UDPゴシック" w:eastAsia="BIZ UDPゴシック" w:hAnsi="BIZ UDPゴシック" w:hint="eastAsia"/>
          <w:sz w:val="18"/>
          <w:szCs w:val="18"/>
        </w:rPr>
        <w:t>点）</w:t>
      </w:r>
    </w:p>
    <w:p w14:paraId="0008A79F" w14:textId="77777777" w:rsidR="00620DCF" w:rsidRDefault="00620DCF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9"/>
        <w:gridCol w:w="3398"/>
        <w:gridCol w:w="1699"/>
        <w:gridCol w:w="3399"/>
      </w:tblGrid>
      <w:tr w:rsidR="00C4153B" w14:paraId="450DB591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12CD00C9" w14:textId="77777777" w:rsidR="00C4153B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（１）</w:t>
            </w:r>
          </w:p>
          <w:p w14:paraId="5DA3DC6C" w14:textId="77777777" w:rsidR="00C4153B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帰無仮説</w:t>
            </w:r>
          </w:p>
        </w:tc>
        <w:tc>
          <w:tcPr>
            <w:tcW w:w="3398" w:type="dxa"/>
            <w:vAlign w:val="center"/>
          </w:tcPr>
          <w:p w14:paraId="724C02AC" w14:textId="77777777" w:rsidR="00C4153B" w:rsidRPr="0042115B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</w:p>
        </w:tc>
        <w:tc>
          <w:tcPr>
            <w:tcW w:w="1699" w:type="dxa"/>
            <w:tcBorders>
              <w:bottom w:val="single" w:sz="4" w:space="0" w:color="auto"/>
            </w:tcBorders>
            <w:vAlign w:val="center"/>
          </w:tcPr>
          <w:p w14:paraId="690F6423" w14:textId="77777777" w:rsidR="00C4153B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（１）</w:t>
            </w:r>
          </w:p>
          <w:p w14:paraId="0E818309" w14:textId="77777777" w:rsidR="00C4153B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対立仮説</w:t>
            </w:r>
          </w:p>
        </w:tc>
        <w:tc>
          <w:tcPr>
            <w:tcW w:w="3399" w:type="dxa"/>
            <w:tcBorders>
              <w:bottom w:val="single" w:sz="4" w:space="0" w:color="auto"/>
            </w:tcBorders>
            <w:vAlign w:val="center"/>
          </w:tcPr>
          <w:p w14:paraId="198CAE76" w14:textId="77777777" w:rsidR="00C4153B" w:rsidRPr="007178B3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</w:p>
        </w:tc>
      </w:tr>
      <w:tr w:rsidR="00C4153B" w14:paraId="5A8AE51D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39FB4734" w14:textId="77777777" w:rsidR="00C4153B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（２）</w:t>
            </w:r>
          </w:p>
          <w:p w14:paraId="77E77353" w14:textId="77777777" w:rsidR="00C4153B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標本サイズ</w:t>
            </w:r>
          </w:p>
        </w:tc>
        <w:tc>
          <w:tcPr>
            <w:tcW w:w="3398" w:type="dxa"/>
            <w:vAlign w:val="center"/>
          </w:tcPr>
          <w:p w14:paraId="05402467" w14:textId="77777777" w:rsidR="00C4153B" w:rsidRPr="007178B3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</w:p>
        </w:tc>
        <w:tc>
          <w:tcPr>
            <w:tcW w:w="1699" w:type="dxa"/>
            <w:tcBorders>
              <w:tl2br w:val="nil"/>
            </w:tcBorders>
            <w:vAlign w:val="center"/>
          </w:tcPr>
          <w:p w14:paraId="08C1309A" w14:textId="77777777" w:rsidR="00C4153B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（２）</w:t>
            </w:r>
          </w:p>
          <w:p w14:paraId="76724BB9" w14:textId="77777777" w:rsidR="00C4153B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B67A5F">
              <w:rPr>
                <w:rFonts w:ascii="BIZ UDPゴシック" w:eastAsia="BIZ UDPゴシック" w:hAnsi="BIZ UDPゴシック" w:hint="eastAsia"/>
                <w:sz w:val="18"/>
                <w:szCs w:val="18"/>
              </w:rPr>
              <w:t>標本平均</w:t>
            </w:r>
          </w:p>
        </w:tc>
        <w:tc>
          <w:tcPr>
            <w:tcW w:w="3399" w:type="dxa"/>
            <w:tcBorders>
              <w:tl2br w:val="nil"/>
            </w:tcBorders>
            <w:vAlign w:val="center"/>
          </w:tcPr>
          <w:p w14:paraId="19CFF8DD" w14:textId="77777777" w:rsidR="00C4153B" w:rsidRPr="005B4801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i/>
                <w:iCs/>
                <w:color w:val="EE0000"/>
              </w:rPr>
            </w:pPr>
          </w:p>
        </w:tc>
      </w:tr>
      <w:tr w:rsidR="00C4153B" w14:paraId="1AC54694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1D847788" w14:textId="77777777" w:rsidR="00C4153B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（３）</w:t>
            </w:r>
          </w:p>
          <w:p w14:paraId="7DEA68C1" w14:textId="77777777" w:rsidR="00C4153B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標本</w:t>
            </w:r>
            <w:r w:rsidRPr="003A2FD6">
              <w:rPr>
                <w:rFonts w:ascii="BIZ UDPゴシック" w:eastAsia="BIZ UDPゴシック" w:hAnsi="BIZ UDPゴシック" w:hint="eastAsia"/>
                <w:sz w:val="18"/>
                <w:szCs w:val="18"/>
              </w:rPr>
              <w:t>不偏分散</w:t>
            </w:r>
          </w:p>
        </w:tc>
        <w:tc>
          <w:tcPr>
            <w:tcW w:w="3398" w:type="dxa"/>
            <w:vAlign w:val="center"/>
          </w:tcPr>
          <w:p w14:paraId="24C1B7D7" w14:textId="77777777" w:rsidR="00C4153B" w:rsidRPr="007178B3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</w:p>
        </w:tc>
        <w:tc>
          <w:tcPr>
            <w:tcW w:w="1699" w:type="dxa"/>
            <w:vAlign w:val="center"/>
          </w:tcPr>
          <w:p w14:paraId="36B6732C" w14:textId="77777777" w:rsidR="00C4153B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（３）</w:t>
            </w:r>
          </w:p>
          <w:p w14:paraId="106D1E14" w14:textId="77777777" w:rsidR="00C4153B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417365">
              <w:rPr>
                <w:rFonts w:ascii="BIZ UDPゴシック" w:eastAsia="BIZ UDPゴシック" w:hAnsi="BIZ UDPゴシック" w:hint="eastAsia"/>
                <w:sz w:val="18"/>
                <w:szCs w:val="18"/>
              </w:rPr>
              <w:t>標本標準偏差</w:t>
            </w:r>
          </w:p>
        </w:tc>
        <w:tc>
          <w:tcPr>
            <w:tcW w:w="3399" w:type="dxa"/>
            <w:vAlign w:val="center"/>
          </w:tcPr>
          <w:p w14:paraId="4527967E" w14:textId="77777777" w:rsidR="00C4153B" w:rsidRPr="007178B3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</w:p>
        </w:tc>
      </w:tr>
      <w:tr w:rsidR="00C4153B" w14:paraId="15FD3622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1D315756" w14:textId="77777777" w:rsidR="00C4153B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（４）</w:t>
            </w:r>
          </w:p>
          <w:p w14:paraId="08F0413B" w14:textId="77777777" w:rsidR="00C4153B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BF02A4">
              <w:rPr>
                <w:rFonts w:ascii="BIZ UDPゴシック" w:eastAsia="BIZ UDPゴシック" w:hAnsi="BIZ UDPゴシック" w:hint="eastAsia"/>
                <w:sz w:val="18"/>
                <w:szCs w:val="18"/>
              </w:rPr>
              <w:t>自由度</w:t>
            </w:r>
          </w:p>
        </w:tc>
        <w:tc>
          <w:tcPr>
            <w:tcW w:w="3398" w:type="dxa"/>
            <w:vAlign w:val="center"/>
          </w:tcPr>
          <w:p w14:paraId="040336C0" w14:textId="77777777" w:rsidR="00C4153B" w:rsidRPr="007178B3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</w:p>
        </w:tc>
        <w:tc>
          <w:tcPr>
            <w:tcW w:w="1699" w:type="dxa"/>
            <w:vAlign w:val="center"/>
          </w:tcPr>
          <w:p w14:paraId="0A580DB7" w14:textId="77777777" w:rsidR="00C4153B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（４）</w:t>
            </w:r>
          </w:p>
          <w:p w14:paraId="6F12CE2A" w14:textId="77777777" w:rsidR="00C4153B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BC2314">
              <w:rPr>
                <w:rFonts w:ascii="BIZ UDPゴシック" w:eastAsia="BIZ UDPゴシック" w:hAnsi="BIZ UDPゴシック" w:hint="eastAsia"/>
                <w:sz w:val="18"/>
                <w:szCs w:val="18"/>
              </w:rPr>
              <w:t>棄却域の臨界値</w:t>
            </w:r>
          </w:p>
        </w:tc>
        <w:tc>
          <w:tcPr>
            <w:tcW w:w="3399" w:type="dxa"/>
            <w:vAlign w:val="center"/>
          </w:tcPr>
          <w:p w14:paraId="3F7C134D" w14:textId="77777777" w:rsidR="00C4153B" w:rsidRPr="007178B3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</w:p>
        </w:tc>
      </w:tr>
      <w:tr w:rsidR="00C4153B" w14:paraId="56EAD564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2E1282EE" w14:textId="77777777" w:rsidR="00C4153B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（５）</w:t>
            </w:r>
          </w:p>
        </w:tc>
        <w:tc>
          <w:tcPr>
            <w:tcW w:w="3398" w:type="dxa"/>
            <w:vAlign w:val="center"/>
          </w:tcPr>
          <w:p w14:paraId="1735B05E" w14:textId="77777777" w:rsidR="00C4153B" w:rsidRPr="007178B3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</w:p>
        </w:tc>
        <w:tc>
          <w:tcPr>
            <w:tcW w:w="1699" w:type="dxa"/>
            <w:vAlign w:val="center"/>
          </w:tcPr>
          <w:p w14:paraId="01BBB9B4" w14:textId="77777777" w:rsidR="00C4153B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（６）</w:t>
            </w:r>
          </w:p>
        </w:tc>
        <w:tc>
          <w:tcPr>
            <w:tcW w:w="3399" w:type="dxa"/>
            <w:vAlign w:val="center"/>
          </w:tcPr>
          <w:p w14:paraId="19CFE0AC" w14:textId="77777777" w:rsidR="00C4153B" w:rsidRPr="007178B3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</w:p>
        </w:tc>
      </w:tr>
    </w:tbl>
    <w:p w14:paraId="0A0942EF" w14:textId="77777777" w:rsidR="00C4153B" w:rsidRPr="00965FC9" w:rsidRDefault="00C4153B" w:rsidP="00C4153B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p w14:paraId="08000FA6" w14:textId="77777777" w:rsidR="00C4153B" w:rsidRPr="00926E98" w:rsidRDefault="00C4153B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sectPr w:rsidR="00C4153B" w:rsidRPr="00926E98" w:rsidSect="002E061C">
      <w:headerReference w:type="even" r:id="rId13"/>
      <w:headerReference w:type="default" r:id="rId14"/>
      <w:headerReference w:type="first" r:id="rId15"/>
      <w:footerReference w:type="first" r:id="rId16"/>
      <w:pgSz w:w="11907" w:h="16839" w:code="9"/>
      <w:pgMar w:top="851" w:right="851" w:bottom="851" w:left="851" w:header="567" w:footer="283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7873D" w14:textId="77777777" w:rsidR="007F2E2E" w:rsidRDefault="007F2E2E" w:rsidP="003157B7">
      <w:r>
        <w:separator/>
      </w:r>
    </w:p>
  </w:endnote>
  <w:endnote w:type="continuationSeparator" w:id="0">
    <w:p w14:paraId="095CB235" w14:textId="77777777" w:rsidR="007F2E2E" w:rsidRDefault="007F2E2E" w:rsidP="00315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G丸ｺﾞｼｯｸM-PRO">
    <w:altName w:val="HGMaruGothicMPRO"/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IZ UDPゴシック" w:eastAsia="BIZ UDPゴシック" w:hAnsi="BIZ UDPゴシック"/>
      </w:rPr>
      <w:id w:val="1697663774"/>
      <w:docPartObj>
        <w:docPartGallery w:val="Page Numbers (Bottom of Page)"/>
        <w:docPartUnique/>
      </w:docPartObj>
    </w:sdtPr>
    <w:sdtContent>
      <w:p w14:paraId="0523DAB7" w14:textId="574357E0" w:rsidR="00926E98" w:rsidRPr="00926E98" w:rsidRDefault="00926E98">
        <w:pPr>
          <w:pStyle w:val="a8"/>
          <w:jc w:val="center"/>
          <w:rPr>
            <w:rFonts w:ascii="BIZ UDPゴシック" w:eastAsia="BIZ UDPゴシック" w:hAnsi="BIZ UDPゴシック"/>
          </w:rPr>
        </w:pPr>
        <w:r w:rsidRPr="00926E98">
          <w:rPr>
            <w:rFonts w:ascii="BIZ UDPゴシック" w:eastAsia="BIZ UDPゴシック" w:hAnsi="BIZ UDPゴシック"/>
          </w:rPr>
          <w:fldChar w:fldCharType="begin"/>
        </w:r>
        <w:r w:rsidRPr="00926E98">
          <w:rPr>
            <w:rFonts w:ascii="BIZ UDPゴシック" w:eastAsia="BIZ UDPゴシック" w:hAnsi="BIZ UDPゴシック"/>
          </w:rPr>
          <w:instrText>PAGE   \* MERGEFORMAT</w:instrText>
        </w:r>
        <w:r w:rsidRPr="00926E98">
          <w:rPr>
            <w:rFonts w:ascii="BIZ UDPゴシック" w:eastAsia="BIZ UDPゴシック" w:hAnsi="BIZ UDPゴシック"/>
          </w:rPr>
          <w:fldChar w:fldCharType="separate"/>
        </w:r>
        <w:r w:rsidRPr="00926E98">
          <w:rPr>
            <w:rFonts w:ascii="BIZ UDPゴシック" w:eastAsia="BIZ UDPゴシック" w:hAnsi="BIZ UDPゴシック"/>
            <w:lang w:val="ja-JP"/>
          </w:rPr>
          <w:t>2</w:t>
        </w:r>
        <w:r w:rsidRPr="00926E98">
          <w:rPr>
            <w:rFonts w:ascii="BIZ UDPゴシック" w:eastAsia="BIZ UDPゴシック" w:hAnsi="BIZ UDPゴシック"/>
          </w:rPr>
          <w:fldChar w:fldCharType="end"/>
        </w:r>
      </w:p>
    </w:sdtContent>
  </w:sdt>
  <w:p w14:paraId="216A469E" w14:textId="77777777" w:rsidR="00926E98" w:rsidRPr="00926E98" w:rsidRDefault="00926E98">
    <w:pPr>
      <w:pStyle w:val="a8"/>
      <w:rPr>
        <w:rFonts w:ascii="BIZ UDPゴシック" w:eastAsia="BIZ UDPゴシック" w:hAnsi="BIZ UDPゴシック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FEF94" w14:textId="77777777" w:rsidR="007F2E2E" w:rsidRDefault="007F2E2E" w:rsidP="003157B7">
      <w:r>
        <w:separator/>
      </w:r>
    </w:p>
  </w:footnote>
  <w:footnote w:type="continuationSeparator" w:id="0">
    <w:p w14:paraId="38288CCA" w14:textId="77777777" w:rsidR="007F2E2E" w:rsidRDefault="007F2E2E" w:rsidP="00315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5BE5A" w14:textId="5C74D847" w:rsidR="00014C29" w:rsidRPr="009D6748" w:rsidRDefault="00014C29" w:rsidP="009D6748">
    <w:pPr>
      <w:pStyle w:val="a6"/>
      <w:tabs>
        <w:tab w:val="clear" w:pos="4252"/>
        <w:tab w:val="clear" w:pos="8504"/>
        <w:tab w:val="center" w:pos="5103"/>
        <w:tab w:val="right" w:pos="10206"/>
      </w:tabs>
      <w:jc w:val="center"/>
      <w:rPr>
        <w:rFonts w:ascii="Arial" w:eastAsia="PMingLiU" w:hAnsi="Arial"/>
        <w:sz w:val="16"/>
      </w:rPr>
    </w:pPr>
    <w:r w:rsidRPr="00C80216">
      <w:rPr>
        <w:rFonts w:ascii="Arial" w:eastAsiaTheme="majorEastAsia" w:hAnsi="Arial"/>
        <w:lang w:eastAsia="zh-TW"/>
      </w:rPr>
      <w:t>201</w:t>
    </w:r>
    <w:r>
      <w:rPr>
        <w:rFonts w:ascii="Arial" w:eastAsiaTheme="majorEastAsia" w:hAnsi="Arial"/>
        <w:lang w:eastAsia="zh-TW"/>
      </w:rPr>
      <w:t>9</w:t>
    </w:r>
    <w:r w:rsidRPr="00C80216">
      <w:rPr>
        <w:rFonts w:ascii="Arial" w:eastAsiaTheme="majorEastAsia" w:hAnsi="Arial"/>
        <w:lang w:eastAsia="zh-TW"/>
      </w:rPr>
      <w:t>年度　統計学</w:t>
    </w:r>
    <w:r>
      <w:rPr>
        <w:rFonts w:ascii="Arial" w:eastAsiaTheme="majorEastAsia" w:hAnsi="Arial"/>
      </w:rPr>
      <w:t>B</w:t>
    </w:r>
    <w:r w:rsidRPr="00C80216">
      <w:rPr>
        <w:rFonts w:ascii="Arial" w:eastAsiaTheme="majorEastAsia" w:hAnsi="Arial" w:hint="eastAsia"/>
      </w:rPr>
      <w:t xml:space="preserve">　</w:t>
    </w:r>
    <w:r w:rsidRPr="00C80216">
      <w:rPr>
        <w:rFonts w:ascii="Arial" w:eastAsiaTheme="majorEastAsia" w:hAnsi="Arial"/>
        <w:lang w:eastAsia="zh-TW"/>
      </w:rPr>
      <w:t>期末試験</w:t>
    </w:r>
    <w:r>
      <w:rPr>
        <w:rFonts w:ascii="Arial" w:eastAsiaTheme="majorEastAsia" w:hAnsi="Arial" w:hint="eastAsia"/>
      </w:rPr>
      <w:t>【解答】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40234" w14:textId="60B004D5" w:rsidR="00014C29" w:rsidRPr="005879A1" w:rsidRDefault="00014C29" w:rsidP="005879A1">
    <w:pPr>
      <w:pStyle w:val="a6"/>
      <w:tabs>
        <w:tab w:val="clear" w:pos="4252"/>
        <w:tab w:val="clear" w:pos="8504"/>
        <w:tab w:val="center" w:pos="5103"/>
        <w:tab w:val="right" w:pos="10206"/>
      </w:tabs>
      <w:jc w:val="center"/>
      <w:rPr>
        <w:rFonts w:ascii="Arial" w:eastAsia="PMingLiU" w:hAnsi="Arial"/>
        <w:sz w:val="16"/>
      </w:rPr>
    </w:pPr>
    <w:r w:rsidRPr="00C80216">
      <w:rPr>
        <w:rFonts w:ascii="Arial" w:eastAsiaTheme="majorEastAsia" w:hAnsi="Arial"/>
        <w:lang w:eastAsia="zh-TW"/>
      </w:rPr>
      <w:t>20</w:t>
    </w:r>
    <w:r w:rsidR="0080567C">
      <w:rPr>
        <w:rFonts w:ascii="Arial" w:eastAsiaTheme="majorEastAsia" w:hAnsi="Arial"/>
        <w:lang w:eastAsia="zh-TW"/>
      </w:rPr>
      <w:t>2</w:t>
    </w:r>
    <w:r w:rsidR="00FC5B69">
      <w:rPr>
        <w:rFonts w:ascii="Arial" w:eastAsiaTheme="majorEastAsia" w:hAnsi="Arial" w:hint="eastAsia"/>
      </w:rPr>
      <w:t>5</w:t>
    </w:r>
    <w:r w:rsidRPr="00C80216">
      <w:rPr>
        <w:rFonts w:ascii="Arial" w:eastAsiaTheme="majorEastAsia" w:hAnsi="Arial"/>
        <w:lang w:eastAsia="zh-TW"/>
      </w:rPr>
      <w:t>年度　統計学　期末試験</w:t>
    </w:r>
    <w:r w:rsidR="00FC5B69">
      <w:rPr>
        <w:rFonts w:ascii="Arial" w:eastAsiaTheme="majorEastAsia" w:hAnsi="Arial" w:hint="eastAsia"/>
      </w:rPr>
      <w:t xml:space="preserve">　【</w:t>
    </w:r>
    <w:r w:rsidR="00B533B7">
      <w:rPr>
        <w:rFonts w:ascii="Arial" w:eastAsiaTheme="majorEastAsia" w:hAnsi="Arial" w:hint="eastAsia"/>
      </w:rPr>
      <w:t>工学部</w:t>
    </w:r>
    <w:r w:rsidR="00FC5B69">
      <w:rPr>
        <w:rFonts w:ascii="Arial" w:eastAsiaTheme="majorEastAsia" w:hAnsi="Arial" w:hint="eastAsia"/>
      </w:rPr>
      <w:t>クラス】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0F55B" w14:textId="46FE860C" w:rsidR="00014C29" w:rsidRPr="00926E98" w:rsidRDefault="00014C29" w:rsidP="00293A70">
    <w:pPr>
      <w:pStyle w:val="a6"/>
      <w:tabs>
        <w:tab w:val="clear" w:pos="4252"/>
        <w:tab w:val="clear" w:pos="8504"/>
        <w:tab w:val="center" w:pos="5103"/>
        <w:tab w:val="right" w:pos="10206"/>
      </w:tabs>
      <w:jc w:val="center"/>
      <w:rPr>
        <w:rFonts w:ascii="BIZ UDPゴシック" w:eastAsia="BIZ UDPゴシック" w:hAnsi="BIZ UDPゴシック"/>
        <w:sz w:val="16"/>
        <w:lang w:eastAsia="zh-TW"/>
      </w:rPr>
    </w:pPr>
    <w:r w:rsidRPr="00926E98">
      <w:rPr>
        <w:rFonts w:ascii="BIZ UDPゴシック" w:eastAsia="BIZ UDPゴシック" w:hAnsi="BIZ UDPゴシック"/>
        <w:lang w:eastAsia="zh-TW"/>
      </w:rPr>
      <w:t>20</w:t>
    </w:r>
    <w:r w:rsidR="00926E98" w:rsidRPr="00926E98">
      <w:rPr>
        <w:rFonts w:ascii="BIZ UDPゴシック" w:eastAsia="BIZ UDPゴシック" w:hAnsi="BIZ UDPゴシック"/>
        <w:lang w:eastAsia="zh-TW"/>
      </w:rPr>
      <w:t>2</w:t>
    </w:r>
    <w:r w:rsidR="00926E98" w:rsidRPr="00926E98">
      <w:rPr>
        <w:rFonts w:ascii="BIZ UDPゴシック" w:eastAsia="BIZ UDPゴシック" w:hAnsi="BIZ UDPゴシック" w:hint="eastAsia"/>
      </w:rPr>
      <w:t>2</w:t>
    </w:r>
    <w:r w:rsidRPr="00926E98">
      <w:rPr>
        <w:rFonts w:ascii="BIZ UDPゴシック" w:eastAsia="BIZ UDPゴシック" w:hAnsi="BIZ UDPゴシック"/>
        <w:lang w:eastAsia="zh-TW"/>
      </w:rPr>
      <w:t>年度　統計学　期末試験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65E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D1D391C"/>
    <w:multiLevelType w:val="hybridMultilevel"/>
    <w:tmpl w:val="630C5020"/>
    <w:lvl w:ilvl="0" w:tplc="92A4122C">
      <w:start w:val="1"/>
      <w:numFmt w:val="decimal"/>
      <w:lvlText w:val="問%1."/>
      <w:lvlJc w:val="left"/>
      <w:pPr>
        <w:tabs>
          <w:tab w:val="num" w:pos="567"/>
        </w:tabs>
        <w:ind w:left="567" w:hanging="567"/>
      </w:pPr>
      <w:rPr>
        <w:rFonts w:asciiTheme="majorHAnsi" w:hAnsiTheme="majorHAnsi"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0ECD12BA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82451D0"/>
    <w:multiLevelType w:val="hybridMultilevel"/>
    <w:tmpl w:val="76E4A0CC"/>
    <w:lvl w:ilvl="0" w:tplc="FFFFFFFF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FFFFFFFF">
      <w:start w:val="1"/>
      <w:numFmt w:val="aiueoFullWidth"/>
      <w:lvlText w:val="(%2)"/>
      <w:lvlJc w:val="left"/>
      <w:pPr>
        <w:ind w:left="840" w:hanging="420"/>
      </w:pPr>
    </w:lvl>
    <w:lvl w:ilvl="2" w:tplc="FFFFFFFF">
      <w:start w:val="1"/>
      <w:numFmt w:val="decimalEnclosedCircle"/>
      <w:lvlText w:val="%3"/>
      <w:lvlJc w:val="lef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aiueoFullWidth"/>
      <w:lvlText w:val="(%5)"/>
      <w:lvlJc w:val="left"/>
      <w:pPr>
        <w:ind w:left="2100" w:hanging="420"/>
      </w:pPr>
    </w:lvl>
    <w:lvl w:ilvl="5" w:tplc="FFFFFFFF" w:tentative="1">
      <w:start w:val="1"/>
      <w:numFmt w:val="decimalEnclosedCircle"/>
      <w:lvlText w:val="%6"/>
      <w:lvlJc w:val="lef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aiueoFullWidth"/>
      <w:lvlText w:val="(%8)"/>
      <w:lvlJc w:val="left"/>
      <w:pPr>
        <w:ind w:left="3360" w:hanging="420"/>
      </w:pPr>
    </w:lvl>
    <w:lvl w:ilvl="8" w:tplc="FFFFFFFF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1F4A0CFC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2B192947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37D778EE"/>
    <w:multiLevelType w:val="hybridMultilevel"/>
    <w:tmpl w:val="A93E5B94"/>
    <w:lvl w:ilvl="0" w:tplc="3AE2589E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E44E21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4A9912AC"/>
    <w:multiLevelType w:val="hybridMultilevel"/>
    <w:tmpl w:val="F89C3840"/>
    <w:lvl w:ilvl="0" w:tplc="92A4122C">
      <w:start w:val="1"/>
      <w:numFmt w:val="decimal"/>
      <w:lvlText w:val="問%1."/>
      <w:lvlJc w:val="left"/>
      <w:pPr>
        <w:tabs>
          <w:tab w:val="num" w:pos="567"/>
        </w:tabs>
        <w:ind w:left="567" w:hanging="567"/>
      </w:pPr>
      <w:rPr>
        <w:rFonts w:asciiTheme="majorHAnsi" w:hAnsiTheme="majorHAnsi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552113BB"/>
    <w:multiLevelType w:val="hybridMultilevel"/>
    <w:tmpl w:val="35C2B09E"/>
    <w:lvl w:ilvl="0" w:tplc="2714A966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674D50F7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75DB1DC0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 w15:restartNumberingAfterBreak="0">
    <w:nsid w:val="78DE341B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566258048">
    <w:abstractNumId w:val="1"/>
  </w:num>
  <w:num w:numId="2" w16cid:durableId="389429455">
    <w:abstractNumId w:val="4"/>
  </w:num>
  <w:num w:numId="3" w16cid:durableId="1615550341">
    <w:abstractNumId w:val="0"/>
  </w:num>
  <w:num w:numId="4" w16cid:durableId="443841246">
    <w:abstractNumId w:val="5"/>
  </w:num>
  <w:num w:numId="5" w16cid:durableId="1518613860">
    <w:abstractNumId w:val="7"/>
  </w:num>
  <w:num w:numId="6" w16cid:durableId="1377436036">
    <w:abstractNumId w:val="6"/>
  </w:num>
  <w:num w:numId="7" w16cid:durableId="238369584">
    <w:abstractNumId w:val="8"/>
  </w:num>
  <w:num w:numId="8" w16cid:durableId="1421022958">
    <w:abstractNumId w:val="2"/>
  </w:num>
  <w:num w:numId="9" w16cid:durableId="671183058">
    <w:abstractNumId w:val="10"/>
  </w:num>
  <w:num w:numId="10" w16cid:durableId="251748060">
    <w:abstractNumId w:val="11"/>
  </w:num>
  <w:num w:numId="11" w16cid:durableId="364990230">
    <w:abstractNumId w:val="12"/>
  </w:num>
  <w:num w:numId="12" w16cid:durableId="1711223589">
    <w:abstractNumId w:val="9"/>
  </w:num>
  <w:num w:numId="13" w16cid:durableId="1821770162">
    <w:abstractNumId w:val="3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須永大介">
    <w15:presenceInfo w15:providerId="AD" w15:userId="S::dsunaga@reitaku-u.ac.jp::afee7028-08f7-45fb-b56f-efe6c4357b0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trackRevisions/>
  <w:defaultTabStop w:val="84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F98"/>
    <w:rsid w:val="00002262"/>
    <w:rsid w:val="0000440F"/>
    <w:rsid w:val="00011361"/>
    <w:rsid w:val="000129C9"/>
    <w:rsid w:val="000137B6"/>
    <w:rsid w:val="000146F0"/>
    <w:rsid w:val="00014C29"/>
    <w:rsid w:val="00016B97"/>
    <w:rsid w:val="00033070"/>
    <w:rsid w:val="00034D63"/>
    <w:rsid w:val="00034E93"/>
    <w:rsid w:val="000632A0"/>
    <w:rsid w:val="00070738"/>
    <w:rsid w:val="000713A0"/>
    <w:rsid w:val="0007615E"/>
    <w:rsid w:val="00094C4F"/>
    <w:rsid w:val="00097E64"/>
    <w:rsid w:val="000A1A83"/>
    <w:rsid w:val="000A35B6"/>
    <w:rsid w:val="000A3AC9"/>
    <w:rsid w:val="000C03B6"/>
    <w:rsid w:val="000C1BC1"/>
    <w:rsid w:val="000C6B4F"/>
    <w:rsid w:val="000D1546"/>
    <w:rsid w:val="000D3A88"/>
    <w:rsid w:val="000E1C98"/>
    <w:rsid w:val="000F3518"/>
    <w:rsid w:val="000F3D3C"/>
    <w:rsid w:val="00100D2D"/>
    <w:rsid w:val="00107C72"/>
    <w:rsid w:val="0011073F"/>
    <w:rsid w:val="00123CED"/>
    <w:rsid w:val="00131D6F"/>
    <w:rsid w:val="00146536"/>
    <w:rsid w:val="0015518C"/>
    <w:rsid w:val="00156AD5"/>
    <w:rsid w:val="00166015"/>
    <w:rsid w:val="00167F35"/>
    <w:rsid w:val="00174057"/>
    <w:rsid w:val="0018537D"/>
    <w:rsid w:val="00195724"/>
    <w:rsid w:val="001B20AA"/>
    <w:rsid w:val="001B3ABE"/>
    <w:rsid w:val="001B6BDA"/>
    <w:rsid w:val="001C2ED2"/>
    <w:rsid w:val="001C3AE2"/>
    <w:rsid w:val="001E2FA8"/>
    <w:rsid w:val="001E3D80"/>
    <w:rsid w:val="001F2A9A"/>
    <w:rsid w:val="001F389B"/>
    <w:rsid w:val="00201B79"/>
    <w:rsid w:val="002106CF"/>
    <w:rsid w:val="00213E31"/>
    <w:rsid w:val="00217526"/>
    <w:rsid w:val="0022234B"/>
    <w:rsid w:val="002323C3"/>
    <w:rsid w:val="00233101"/>
    <w:rsid w:val="00237C33"/>
    <w:rsid w:val="00242AEB"/>
    <w:rsid w:val="00243F5F"/>
    <w:rsid w:val="002510B3"/>
    <w:rsid w:val="0025438A"/>
    <w:rsid w:val="002650DA"/>
    <w:rsid w:val="00265512"/>
    <w:rsid w:val="00270D7B"/>
    <w:rsid w:val="00284EFC"/>
    <w:rsid w:val="00290542"/>
    <w:rsid w:val="002935C8"/>
    <w:rsid w:val="00293A70"/>
    <w:rsid w:val="002959EC"/>
    <w:rsid w:val="002A0AA7"/>
    <w:rsid w:val="002A7BA6"/>
    <w:rsid w:val="002D2971"/>
    <w:rsid w:val="002D46A7"/>
    <w:rsid w:val="002E061C"/>
    <w:rsid w:val="002E0F1D"/>
    <w:rsid w:val="002E48AC"/>
    <w:rsid w:val="002E7630"/>
    <w:rsid w:val="002F167E"/>
    <w:rsid w:val="0031062E"/>
    <w:rsid w:val="00315422"/>
    <w:rsid w:val="003157B7"/>
    <w:rsid w:val="003223E7"/>
    <w:rsid w:val="003241C5"/>
    <w:rsid w:val="0034057B"/>
    <w:rsid w:val="00347877"/>
    <w:rsid w:val="0036432B"/>
    <w:rsid w:val="003678C3"/>
    <w:rsid w:val="0037048D"/>
    <w:rsid w:val="0039642E"/>
    <w:rsid w:val="00396569"/>
    <w:rsid w:val="00396DB0"/>
    <w:rsid w:val="003A1FF9"/>
    <w:rsid w:val="003B5063"/>
    <w:rsid w:val="003C3E0D"/>
    <w:rsid w:val="003D319F"/>
    <w:rsid w:val="003D6228"/>
    <w:rsid w:val="003D76A4"/>
    <w:rsid w:val="003E0C29"/>
    <w:rsid w:val="003E1C18"/>
    <w:rsid w:val="003E3923"/>
    <w:rsid w:val="003F6A1F"/>
    <w:rsid w:val="004034E2"/>
    <w:rsid w:val="004045AE"/>
    <w:rsid w:val="004053C4"/>
    <w:rsid w:val="00406368"/>
    <w:rsid w:val="00412420"/>
    <w:rsid w:val="00413C0B"/>
    <w:rsid w:val="00422FB8"/>
    <w:rsid w:val="00423B1C"/>
    <w:rsid w:val="0042523C"/>
    <w:rsid w:val="0042553B"/>
    <w:rsid w:val="00426C88"/>
    <w:rsid w:val="00435FF4"/>
    <w:rsid w:val="004427DE"/>
    <w:rsid w:val="00451C83"/>
    <w:rsid w:val="00452248"/>
    <w:rsid w:val="0045533B"/>
    <w:rsid w:val="00456D6B"/>
    <w:rsid w:val="0045718D"/>
    <w:rsid w:val="00457D83"/>
    <w:rsid w:val="00470C6E"/>
    <w:rsid w:val="004877F6"/>
    <w:rsid w:val="004878C8"/>
    <w:rsid w:val="00496828"/>
    <w:rsid w:val="00496908"/>
    <w:rsid w:val="0049776B"/>
    <w:rsid w:val="004B0A5B"/>
    <w:rsid w:val="004C2D1F"/>
    <w:rsid w:val="004D413C"/>
    <w:rsid w:val="004D5BD3"/>
    <w:rsid w:val="004E47F9"/>
    <w:rsid w:val="004F6DA7"/>
    <w:rsid w:val="00503B44"/>
    <w:rsid w:val="005107C2"/>
    <w:rsid w:val="005148A5"/>
    <w:rsid w:val="00521BCF"/>
    <w:rsid w:val="00537067"/>
    <w:rsid w:val="005551AA"/>
    <w:rsid w:val="00556092"/>
    <w:rsid w:val="005776B4"/>
    <w:rsid w:val="005836A4"/>
    <w:rsid w:val="00584D2E"/>
    <w:rsid w:val="00586206"/>
    <w:rsid w:val="005879A1"/>
    <w:rsid w:val="00595A7D"/>
    <w:rsid w:val="005A1CB2"/>
    <w:rsid w:val="005A5D30"/>
    <w:rsid w:val="005B533A"/>
    <w:rsid w:val="005D5171"/>
    <w:rsid w:val="005D7995"/>
    <w:rsid w:val="005E4ECF"/>
    <w:rsid w:val="005E5025"/>
    <w:rsid w:val="005E6D06"/>
    <w:rsid w:val="005E73D5"/>
    <w:rsid w:val="00610ED0"/>
    <w:rsid w:val="00612B35"/>
    <w:rsid w:val="00614820"/>
    <w:rsid w:val="00620DCF"/>
    <w:rsid w:val="00624B34"/>
    <w:rsid w:val="0062522E"/>
    <w:rsid w:val="00627167"/>
    <w:rsid w:val="00645489"/>
    <w:rsid w:val="00650E4D"/>
    <w:rsid w:val="006603BC"/>
    <w:rsid w:val="00664841"/>
    <w:rsid w:val="006840C8"/>
    <w:rsid w:val="006865A7"/>
    <w:rsid w:val="006A237F"/>
    <w:rsid w:val="006A32AC"/>
    <w:rsid w:val="006A38F3"/>
    <w:rsid w:val="006C05D9"/>
    <w:rsid w:val="006C45CB"/>
    <w:rsid w:val="006D732A"/>
    <w:rsid w:val="006D7371"/>
    <w:rsid w:val="006E4F2F"/>
    <w:rsid w:val="006F0496"/>
    <w:rsid w:val="006F3AA9"/>
    <w:rsid w:val="006F503A"/>
    <w:rsid w:val="006F58F1"/>
    <w:rsid w:val="006F6460"/>
    <w:rsid w:val="006F7172"/>
    <w:rsid w:val="00704AED"/>
    <w:rsid w:val="007225F8"/>
    <w:rsid w:val="00730912"/>
    <w:rsid w:val="007338CB"/>
    <w:rsid w:val="00760862"/>
    <w:rsid w:val="00760DD5"/>
    <w:rsid w:val="00765919"/>
    <w:rsid w:val="00770240"/>
    <w:rsid w:val="00770FF8"/>
    <w:rsid w:val="00773670"/>
    <w:rsid w:val="00774911"/>
    <w:rsid w:val="00786868"/>
    <w:rsid w:val="007902B5"/>
    <w:rsid w:val="007A75F5"/>
    <w:rsid w:val="007A7C22"/>
    <w:rsid w:val="007B0D3D"/>
    <w:rsid w:val="007C5C27"/>
    <w:rsid w:val="007D08BF"/>
    <w:rsid w:val="007D3CBF"/>
    <w:rsid w:val="007E1626"/>
    <w:rsid w:val="007E5B5A"/>
    <w:rsid w:val="007E5D74"/>
    <w:rsid w:val="007E640E"/>
    <w:rsid w:val="007F2E2E"/>
    <w:rsid w:val="007F69E5"/>
    <w:rsid w:val="008039E0"/>
    <w:rsid w:val="0080567C"/>
    <w:rsid w:val="00806EB7"/>
    <w:rsid w:val="00807BB5"/>
    <w:rsid w:val="00810968"/>
    <w:rsid w:val="008112E1"/>
    <w:rsid w:val="0081316F"/>
    <w:rsid w:val="0081477E"/>
    <w:rsid w:val="008239E8"/>
    <w:rsid w:val="008333B1"/>
    <w:rsid w:val="00833844"/>
    <w:rsid w:val="008407BE"/>
    <w:rsid w:val="0084115F"/>
    <w:rsid w:val="008467F1"/>
    <w:rsid w:val="00865AB1"/>
    <w:rsid w:val="008805B9"/>
    <w:rsid w:val="008817F0"/>
    <w:rsid w:val="008943AA"/>
    <w:rsid w:val="00894F7D"/>
    <w:rsid w:val="008C7A32"/>
    <w:rsid w:val="008D4705"/>
    <w:rsid w:val="008D6C63"/>
    <w:rsid w:val="008E1E7C"/>
    <w:rsid w:val="008F0278"/>
    <w:rsid w:val="008F7FA1"/>
    <w:rsid w:val="00900846"/>
    <w:rsid w:val="009076B1"/>
    <w:rsid w:val="00912C2D"/>
    <w:rsid w:val="00921068"/>
    <w:rsid w:val="0092260A"/>
    <w:rsid w:val="009256D7"/>
    <w:rsid w:val="00925B66"/>
    <w:rsid w:val="00926E98"/>
    <w:rsid w:val="00927E05"/>
    <w:rsid w:val="0094248A"/>
    <w:rsid w:val="00946E2E"/>
    <w:rsid w:val="009524EA"/>
    <w:rsid w:val="009761BD"/>
    <w:rsid w:val="00981EB6"/>
    <w:rsid w:val="00990F0E"/>
    <w:rsid w:val="009944F3"/>
    <w:rsid w:val="009A1EC6"/>
    <w:rsid w:val="009A44C7"/>
    <w:rsid w:val="009C0B34"/>
    <w:rsid w:val="009C3ABD"/>
    <w:rsid w:val="009C5061"/>
    <w:rsid w:val="009C5E42"/>
    <w:rsid w:val="009C6425"/>
    <w:rsid w:val="009D6748"/>
    <w:rsid w:val="009E450A"/>
    <w:rsid w:val="009E630D"/>
    <w:rsid w:val="009F1AC5"/>
    <w:rsid w:val="00A15658"/>
    <w:rsid w:val="00A21877"/>
    <w:rsid w:val="00A230D6"/>
    <w:rsid w:val="00A510AD"/>
    <w:rsid w:val="00A60240"/>
    <w:rsid w:val="00A626DA"/>
    <w:rsid w:val="00A6313F"/>
    <w:rsid w:val="00A80276"/>
    <w:rsid w:val="00A8508A"/>
    <w:rsid w:val="00A86821"/>
    <w:rsid w:val="00A9147C"/>
    <w:rsid w:val="00AA1F76"/>
    <w:rsid w:val="00AA4481"/>
    <w:rsid w:val="00AB3873"/>
    <w:rsid w:val="00AB5F4A"/>
    <w:rsid w:val="00AB6DEE"/>
    <w:rsid w:val="00AC718A"/>
    <w:rsid w:val="00AD0FC3"/>
    <w:rsid w:val="00AD13A4"/>
    <w:rsid w:val="00AD43A8"/>
    <w:rsid w:val="00AD5059"/>
    <w:rsid w:val="00AD5879"/>
    <w:rsid w:val="00AF0770"/>
    <w:rsid w:val="00B01BC9"/>
    <w:rsid w:val="00B05213"/>
    <w:rsid w:val="00B06DCE"/>
    <w:rsid w:val="00B10325"/>
    <w:rsid w:val="00B11DBA"/>
    <w:rsid w:val="00B15BBF"/>
    <w:rsid w:val="00B2044B"/>
    <w:rsid w:val="00B205C7"/>
    <w:rsid w:val="00B25724"/>
    <w:rsid w:val="00B2639A"/>
    <w:rsid w:val="00B26A7A"/>
    <w:rsid w:val="00B26D79"/>
    <w:rsid w:val="00B27C81"/>
    <w:rsid w:val="00B44E5B"/>
    <w:rsid w:val="00B4627C"/>
    <w:rsid w:val="00B533B7"/>
    <w:rsid w:val="00B5579C"/>
    <w:rsid w:val="00B5687F"/>
    <w:rsid w:val="00B61900"/>
    <w:rsid w:val="00B62ECC"/>
    <w:rsid w:val="00B64011"/>
    <w:rsid w:val="00B653B1"/>
    <w:rsid w:val="00B70B28"/>
    <w:rsid w:val="00B724F9"/>
    <w:rsid w:val="00B9186D"/>
    <w:rsid w:val="00BA33C5"/>
    <w:rsid w:val="00BA4A60"/>
    <w:rsid w:val="00BA6A69"/>
    <w:rsid w:val="00BB652B"/>
    <w:rsid w:val="00BD6F0A"/>
    <w:rsid w:val="00BE0778"/>
    <w:rsid w:val="00BE2A31"/>
    <w:rsid w:val="00BF2883"/>
    <w:rsid w:val="00C019DB"/>
    <w:rsid w:val="00C21EDF"/>
    <w:rsid w:val="00C31718"/>
    <w:rsid w:val="00C4153B"/>
    <w:rsid w:val="00C437C9"/>
    <w:rsid w:val="00C43A8B"/>
    <w:rsid w:val="00C4471F"/>
    <w:rsid w:val="00C5079A"/>
    <w:rsid w:val="00C54F51"/>
    <w:rsid w:val="00C55547"/>
    <w:rsid w:val="00C5684E"/>
    <w:rsid w:val="00C56B31"/>
    <w:rsid w:val="00C60B3C"/>
    <w:rsid w:val="00C63DA8"/>
    <w:rsid w:val="00C77F72"/>
    <w:rsid w:val="00C80216"/>
    <w:rsid w:val="00C823D1"/>
    <w:rsid w:val="00C82FE3"/>
    <w:rsid w:val="00C919FD"/>
    <w:rsid w:val="00C941AC"/>
    <w:rsid w:val="00CA04C8"/>
    <w:rsid w:val="00CA0642"/>
    <w:rsid w:val="00CC09B4"/>
    <w:rsid w:val="00CD368A"/>
    <w:rsid w:val="00CE7E71"/>
    <w:rsid w:val="00CF0005"/>
    <w:rsid w:val="00CF0E1A"/>
    <w:rsid w:val="00D008C0"/>
    <w:rsid w:val="00D0133C"/>
    <w:rsid w:val="00D0490A"/>
    <w:rsid w:val="00D12E35"/>
    <w:rsid w:val="00D1452E"/>
    <w:rsid w:val="00D14952"/>
    <w:rsid w:val="00D17604"/>
    <w:rsid w:val="00D202BA"/>
    <w:rsid w:val="00D45B1E"/>
    <w:rsid w:val="00D50423"/>
    <w:rsid w:val="00D50756"/>
    <w:rsid w:val="00D6158D"/>
    <w:rsid w:val="00D64E7A"/>
    <w:rsid w:val="00D72ACA"/>
    <w:rsid w:val="00D84BA1"/>
    <w:rsid w:val="00D86C6B"/>
    <w:rsid w:val="00D92A3A"/>
    <w:rsid w:val="00D92FA5"/>
    <w:rsid w:val="00D97EA1"/>
    <w:rsid w:val="00DB251D"/>
    <w:rsid w:val="00DB7279"/>
    <w:rsid w:val="00DC33A1"/>
    <w:rsid w:val="00DC7821"/>
    <w:rsid w:val="00DD0929"/>
    <w:rsid w:val="00DD34E2"/>
    <w:rsid w:val="00DF15CB"/>
    <w:rsid w:val="00E05080"/>
    <w:rsid w:val="00E0701D"/>
    <w:rsid w:val="00E14C01"/>
    <w:rsid w:val="00E25F59"/>
    <w:rsid w:val="00E32DF6"/>
    <w:rsid w:val="00E3555C"/>
    <w:rsid w:val="00E4196D"/>
    <w:rsid w:val="00E4638B"/>
    <w:rsid w:val="00E519E4"/>
    <w:rsid w:val="00E52532"/>
    <w:rsid w:val="00E70EE3"/>
    <w:rsid w:val="00E77A69"/>
    <w:rsid w:val="00E82EC6"/>
    <w:rsid w:val="00E93820"/>
    <w:rsid w:val="00EA3041"/>
    <w:rsid w:val="00EA3683"/>
    <w:rsid w:val="00EB19C2"/>
    <w:rsid w:val="00EB5450"/>
    <w:rsid w:val="00EC3007"/>
    <w:rsid w:val="00EF4297"/>
    <w:rsid w:val="00EF74C2"/>
    <w:rsid w:val="00F02F98"/>
    <w:rsid w:val="00F1142A"/>
    <w:rsid w:val="00F46707"/>
    <w:rsid w:val="00F47A1A"/>
    <w:rsid w:val="00F524EA"/>
    <w:rsid w:val="00F750FF"/>
    <w:rsid w:val="00F95338"/>
    <w:rsid w:val="00FC04CE"/>
    <w:rsid w:val="00FC0AE6"/>
    <w:rsid w:val="00FC257C"/>
    <w:rsid w:val="00FC260A"/>
    <w:rsid w:val="00FC5B69"/>
    <w:rsid w:val="00FD58C4"/>
    <w:rsid w:val="00FD5B33"/>
    <w:rsid w:val="00FE3CB0"/>
    <w:rsid w:val="00FE5BBA"/>
    <w:rsid w:val="00FF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0B84D96"/>
  <w15:docId w15:val="{088D0460-4332-DC4C-A20B-FE79B9F62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7E05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347877"/>
    <w:pPr>
      <w:keepNext/>
      <w:widowControl w:val="0"/>
      <w:jc w:val="both"/>
      <w:outlineLvl w:val="1"/>
    </w:pPr>
    <w:rPr>
      <w:rFonts w:ascii="Trebuchet MS" w:eastAsia="HG丸ｺﾞｼｯｸM-PRO" w:hAnsi="Trebuchet MS" w:cstheme="majorBidi"/>
      <w:kern w:val="2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02F98"/>
    <w:pPr>
      <w:widowControl w:val="0"/>
      <w:jc w:val="both"/>
    </w:pPr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F02F98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C80216"/>
    <w:pPr>
      <w:widowControl w:val="0"/>
      <w:ind w:leftChars="400" w:left="840"/>
      <w:jc w:val="both"/>
    </w:pPr>
    <w:rPr>
      <w:rFonts w:asciiTheme="majorHAnsi" w:eastAsiaTheme="majorEastAsia" w:hAnsiTheme="majorHAnsi" w:cstheme="minorBidi"/>
      <w:kern w:val="2"/>
      <w:sz w:val="21"/>
    </w:rPr>
  </w:style>
  <w:style w:type="paragraph" w:styleId="a6">
    <w:name w:val="header"/>
    <w:basedOn w:val="a"/>
    <w:link w:val="a7"/>
    <w:uiPriority w:val="99"/>
    <w:unhideWhenUsed/>
    <w:rsid w:val="003157B7"/>
    <w:pPr>
      <w:widowControl w:val="0"/>
      <w:tabs>
        <w:tab w:val="center" w:pos="4252"/>
        <w:tab w:val="right" w:pos="8504"/>
      </w:tabs>
      <w:snapToGrid w:val="0"/>
      <w:jc w:val="both"/>
    </w:pPr>
    <w:rPr>
      <w:rFonts w:eastAsiaTheme="minorEastAsia" w:cstheme="minorBidi"/>
      <w:kern w:val="2"/>
      <w:sz w:val="21"/>
      <w:szCs w:val="21"/>
    </w:rPr>
  </w:style>
  <w:style w:type="character" w:customStyle="1" w:styleId="a7">
    <w:name w:val="ヘッダー (文字)"/>
    <w:basedOn w:val="a0"/>
    <w:link w:val="a6"/>
    <w:uiPriority w:val="99"/>
    <w:rsid w:val="003157B7"/>
  </w:style>
  <w:style w:type="paragraph" w:styleId="a8">
    <w:name w:val="footer"/>
    <w:basedOn w:val="a"/>
    <w:link w:val="a9"/>
    <w:uiPriority w:val="99"/>
    <w:unhideWhenUsed/>
    <w:rsid w:val="003157B7"/>
    <w:pPr>
      <w:widowControl w:val="0"/>
      <w:tabs>
        <w:tab w:val="center" w:pos="4252"/>
        <w:tab w:val="right" w:pos="8504"/>
      </w:tabs>
      <w:snapToGrid w:val="0"/>
      <w:jc w:val="both"/>
    </w:pPr>
    <w:rPr>
      <w:rFonts w:eastAsiaTheme="minorEastAsia" w:cstheme="minorBidi"/>
      <w:kern w:val="2"/>
      <w:sz w:val="21"/>
      <w:szCs w:val="21"/>
    </w:rPr>
  </w:style>
  <w:style w:type="character" w:customStyle="1" w:styleId="a9">
    <w:name w:val="フッター (文字)"/>
    <w:basedOn w:val="a0"/>
    <w:link w:val="a8"/>
    <w:uiPriority w:val="99"/>
    <w:rsid w:val="003157B7"/>
  </w:style>
  <w:style w:type="character" w:styleId="aa">
    <w:name w:val="Placeholder Text"/>
    <w:basedOn w:val="a0"/>
    <w:uiPriority w:val="99"/>
    <w:semiHidden/>
    <w:rsid w:val="007A7C22"/>
    <w:rPr>
      <w:color w:val="808080"/>
    </w:rPr>
  </w:style>
  <w:style w:type="paragraph" w:styleId="Web">
    <w:name w:val="Normal (Web)"/>
    <w:basedOn w:val="a"/>
    <w:uiPriority w:val="99"/>
    <w:semiHidden/>
    <w:unhideWhenUsed/>
    <w:rsid w:val="00624B34"/>
    <w:pPr>
      <w:spacing w:before="100" w:beforeAutospacing="1" w:after="100" w:afterAutospacing="1"/>
    </w:pPr>
    <w:rPr>
      <w:rFonts w:ascii="ＭＳ Ｐゴシック" w:eastAsia="ＭＳ Ｐゴシック" w:hAnsi="ＭＳ Ｐゴシック" w:cs="ＭＳ Ｐゴシック"/>
    </w:rPr>
  </w:style>
  <w:style w:type="table" w:styleId="ab">
    <w:name w:val="Table Grid"/>
    <w:basedOn w:val="a1"/>
    <w:uiPriority w:val="59"/>
    <w:rsid w:val="006F7172"/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見出し 2 (文字)"/>
    <w:basedOn w:val="a0"/>
    <w:link w:val="2"/>
    <w:uiPriority w:val="9"/>
    <w:rsid w:val="00347877"/>
    <w:rPr>
      <w:rFonts w:ascii="Trebuchet MS" w:eastAsia="HG丸ｺﾞｼｯｸM-PRO" w:hAnsi="Trebuchet MS" w:cstheme="majorBidi"/>
      <w:sz w:val="22"/>
    </w:rPr>
  </w:style>
  <w:style w:type="paragraph" w:styleId="ac">
    <w:name w:val="Revision"/>
    <w:hidden/>
    <w:uiPriority w:val="99"/>
    <w:semiHidden/>
    <w:rsid w:val="00CA0642"/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177851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50982">
          <w:marLeft w:val="720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3522">
          <w:marLeft w:val="720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20074">
          <w:marLeft w:val="720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3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90684">
          <w:marLeft w:val="72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06103">
          <w:marLeft w:val="72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7690">
          <w:marLeft w:val="72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69731">
          <w:marLeft w:val="72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35650">
          <w:marLeft w:val="72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066097">
          <w:marLeft w:val="547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63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42127">
          <w:marLeft w:val="547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75073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6400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99428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28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7791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5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1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0A55DE-8B5E-437C-AAF3-54E0EB216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1396</Words>
  <Characters>1481</Characters>
  <Application>Microsoft Office Word</Application>
  <DocSecurity>0</DocSecurity>
  <Lines>148</Lines>
  <Paragraphs>151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LIJ</dc:creator>
  <cp:lastModifiedBy>須永大介</cp:lastModifiedBy>
  <cp:revision>3</cp:revision>
  <cp:lastPrinted>2026-01-13T02:57:00Z</cp:lastPrinted>
  <dcterms:created xsi:type="dcterms:W3CDTF">2026-01-13T10:43:00Z</dcterms:created>
  <dcterms:modified xsi:type="dcterms:W3CDTF">2026-01-13T10:44:00Z</dcterms:modified>
</cp:coreProperties>
</file>