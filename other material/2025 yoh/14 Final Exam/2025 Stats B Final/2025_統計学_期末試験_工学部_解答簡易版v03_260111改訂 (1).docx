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DDB9" w14:textId="77777777" w:rsidR="002A7BA6" w:rsidRDefault="002A7BA6">
      <w:pPr>
        <w:rPr>
          <w:rFonts w:ascii="BIZ UDPGothic" w:eastAsia="BIZ UDPGothic" w:hAnsi="BIZ UDPGothic"/>
          <w:sz w:val="18"/>
          <w:szCs w:val="18"/>
        </w:rPr>
      </w:pPr>
    </w:p>
    <w:p w14:paraId="11811F39" w14:textId="46C63434" w:rsidR="0065184E" w:rsidRDefault="0065184E">
      <w:pPr>
        <w:rPr>
          <w:rFonts w:ascii="BIZ UDPGothic" w:eastAsia="BIZ UDPGothic" w:hAnsi="BIZ UDPGothic"/>
          <w:color w:val="EE0000"/>
          <w:sz w:val="18"/>
          <w:szCs w:val="18"/>
        </w:rPr>
      </w:pPr>
      <w:r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小数点以下桁数は多少違っていてもOK．小数点以下誤差に関してもおおよそ誤差の範疇なら◎</w:t>
      </w:r>
    </w:p>
    <w:p w14:paraId="112FAE09" w14:textId="62EB188C" w:rsidR="00770808" w:rsidRPr="0065184E" w:rsidRDefault="00770808">
      <w:pPr>
        <w:rPr>
          <w:rFonts w:ascii="BIZ UDPGothic" w:eastAsia="BIZ UDPGothic" w:hAnsi="BIZ UDPGothic"/>
          <w:color w:val="EE0000"/>
          <w:sz w:val="18"/>
          <w:szCs w:val="18"/>
        </w:rPr>
      </w:pPr>
      <w:r>
        <w:rPr>
          <w:rFonts w:ascii="BIZ UDPGothic" w:eastAsia="BIZ UDPGothic" w:hAnsi="BIZ UDPGothic" w:hint="eastAsia"/>
          <w:color w:val="EE0000"/>
          <w:sz w:val="18"/>
          <w:szCs w:val="18"/>
        </w:rPr>
        <w:t>※詳細はExcelファイルをご参照ください．</w:t>
      </w:r>
    </w:p>
    <w:p w14:paraId="4CCDB38A" w14:textId="77777777" w:rsidR="0065184E" w:rsidRDefault="0065184E">
      <w:pPr>
        <w:rPr>
          <w:rFonts w:ascii="BIZ UDPGothic" w:eastAsia="BIZ UDPGothic" w:hAnsi="BIZ UDPGothic"/>
          <w:sz w:val="18"/>
          <w:szCs w:val="18"/>
        </w:rPr>
      </w:pPr>
    </w:p>
    <w:p w14:paraId="6E42BDF7" w14:textId="78B49DE2" w:rsidR="00FD5B33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t>Q1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</w:t>
      </w:r>
      <w:r w:rsidR="00E70EE3">
        <w:rPr>
          <w:rFonts w:ascii="BIZ UDPGothic" w:eastAsia="BIZ UDPGothic" w:hAnsi="BIZ UDPGothic" w:hint="eastAsia"/>
          <w:sz w:val="18"/>
          <w:szCs w:val="18"/>
        </w:rPr>
        <w:t>15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C9DF921" w14:textId="77777777" w:rsidR="00E70EE3" w:rsidRDefault="00E70EE3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1052E35C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9F1AFB8" w14:textId="77777777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6F89C31A" w14:textId="688141F9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355FB589" w14:textId="46C5E6E8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EE0000"/>
                  </w:rPr>
                  <m:t>=0.2</m:t>
                </m:r>
                <m:r>
                  <w:del w:id="0" w:author="須永大介" w:date="2026-01-11T19:30:00Z" w16du:dateUtc="2026-01-11T10:30:00Z">
                    <w:rPr>
                      <w:rFonts w:ascii="Cambria Math" w:eastAsia="BIZ UDPGothic" w:hAnsi="Cambria Math"/>
                      <w:color w:val="EE0000"/>
                    </w:rPr>
                    <m:t>5</m:t>
                  </w:del>
                </m:r>
                <m:r>
                  <w:ins w:id="1" w:author="須永大介" w:date="2026-01-11T19:30:00Z" w16du:dateUtc="2026-01-11T10:30:00Z">
                    <w:rPr>
                      <w:rFonts w:ascii="Cambria Math" w:eastAsia="BIZ UDPGothic" w:hAnsi="Cambria Math" w:hint="eastAsia"/>
                      <w:color w:val="EE0000"/>
                    </w:rPr>
                    <m:t>0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02A78908" w14:textId="7E2544B1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620DCF">
              <w:rPr>
                <w:rFonts w:ascii="BIZ UDPGothic" w:eastAsia="BIZ UDPGothic" w:hAnsi="BIZ UDPGothic" w:hint="eastAsia"/>
                <w:sz w:val="18"/>
                <w:szCs w:val="18"/>
              </w:rPr>
              <w:t>１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33C41ABE" w14:textId="09FFD2C7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6BE376D6" w14:textId="2827B36D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EE0000"/>
                  </w:rPr>
                  <m:t>=0.</m:t>
                </m:r>
                <m:r>
                  <w:del w:id="2" w:author="須永大介" w:date="2026-01-11T19:31:00Z" w16du:dateUtc="2026-01-11T10:31:00Z">
                    <w:rPr>
                      <w:rFonts w:ascii="Cambria Math" w:eastAsia="BIZ UDPGothic" w:hAnsi="Cambria Math"/>
                      <w:color w:val="EE0000"/>
                    </w:rPr>
                    <m:t>24</m:t>
                  </w:del>
                </m:r>
                <m:r>
                  <w:ins w:id="3" w:author="須永大介" w:date="2026-01-11T19:31:00Z" w16du:dateUtc="2026-01-11T10:31:00Z">
                    <w:rPr>
                      <w:rFonts w:ascii="Cambria Math" w:eastAsia="BIZ UDPGothic" w:hAnsi="Cambria Math" w:hint="eastAsia"/>
                      <w:color w:val="EE0000"/>
                    </w:rPr>
                    <m:t>19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</m:t>
                    </m:r>
                    <m:r>
                      <w:del w:id="4" w:author="須永大介" w:date="2026-01-11T19:31:00Z" w16du:dateUtc="2026-01-11T10:31:00Z">
                        <w:rPr>
                          <w:rFonts w:ascii="Cambria Math" w:eastAsia="BIZ UDPGothic" w:hAnsi="Cambria Math"/>
                          <w:color w:val="EE0000"/>
                        </w:rPr>
                        <m:t>2375</m:t>
                      </w:del>
                    </m:r>
                    <m:r>
                      <w:ins w:id="5" w:author="須永大介" w:date="2026-01-11T19:31:00Z" w16du:dateUtc="2026-01-11T10:31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192</m:t>
                      </w:ins>
                    </m:r>
                  </m:e>
                </m:d>
              </m:oMath>
            </m:oMathPara>
          </w:p>
        </w:tc>
      </w:tr>
      <w:tr w:rsidR="002D2971" w14:paraId="3C94CF7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6E8FE63" w14:textId="5916A463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3E8C327" w14:textId="6DC4E56B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del w:id="6" w:author="須永大介" w:date="2026-01-11T19:33:00Z" w16du:dateUtc="2026-01-11T10:33:00Z">
                    <w:rPr>
                      <w:rFonts w:ascii="Cambria Math" w:eastAsia="BIZ UDPGothic" w:hAnsi="Cambria Math"/>
                      <w:color w:val="EE0000"/>
                    </w:rPr>
                    <m:t>77</m:t>
                  </w:del>
                </m:r>
                <m:r>
                  <w:ins w:id="7" w:author="須永大介" w:date="2026-01-11T19:33:00Z" w16du:dateUtc="2026-01-11T10:33:00Z">
                    <w:rPr>
                      <w:rFonts w:ascii="Cambria Math" w:eastAsia="BIZ UDPGothic" w:hAnsi="Cambria Math" w:hint="eastAsia"/>
                      <w:color w:val="EE0000"/>
                    </w:rPr>
                    <m:t>82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</m:t>
                    </m:r>
                    <m:r>
                      <w:del w:id="8" w:author="須永大介" w:date="2026-01-11T19:33:00Z" w16du:dateUtc="2026-01-11T10:33:00Z">
                        <w:rPr>
                          <w:rFonts w:ascii="Cambria Math" w:eastAsia="BIZ UDPGothic" w:hAnsi="Cambria Math"/>
                          <w:color w:val="EE0000"/>
                        </w:rPr>
                        <m:t>7738</m:t>
                      </w:del>
                    </m:r>
                    <m:r>
                      <w:ins w:id="9" w:author="須永大介" w:date="2026-01-11T19:33:00Z" w16du:dateUtc="2026-01-11T10:33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8154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23938B7B" w14:textId="42EE4662" w:rsidR="002D2971" w:rsidRDefault="002D2971" w:rsidP="002D297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</w:tc>
        <w:tc>
          <w:tcPr>
            <w:tcW w:w="3399" w:type="dxa"/>
            <w:vAlign w:val="center"/>
          </w:tcPr>
          <w:p w14:paraId="2A633FD6" w14:textId="650FF832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0.00</m:t>
                </m:r>
                <m:r>
                  <w:del w:id="10" w:author="須永大介" w:date="2026-01-11T19:45:00Z" w16du:dateUtc="2026-01-11T10:45:00Z">
                    <w:rPr>
                      <w:rFonts w:ascii="Cambria Math" w:eastAsia="BIZ UDPGothic" w:hAnsi="Cambria Math"/>
                      <w:color w:val="EE0000"/>
                    </w:rPr>
                    <m:t>12</m:t>
                  </w:del>
                </m:r>
                <m:r>
                  <w:ins w:id="11" w:author="須永大介" w:date="2026-01-11T19:45:00Z" w16du:dateUtc="2026-01-11T10:45:00Z">
                    <w:rPr>
                      <w:rFonts w:ascii="Cambria Math" w:eastAsia="BIZ UDPGothic" w:hAnsi="Cambria Math" w:hint="eastAsia"/>
                      <w:color w:val="EE0000"/>
                    </w:rPr>
                    <m:t>06</m:t>
                  </w:ins>
                </m:r>
              </m:oMath>
            </m:oMathPara>
          </w:p>
        </w:tc>
      </w:tr>
    </w:tbl>
    <w:p w14:paraId="062ED034" w14:textId="32989B79" w:rsidR="0065184E" w:rsidRPr="0065184E" w:rsidRDefault="0065184E" w:rsidP="0080567C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4230706B" w14:textId="5E29D720" w:rsidR="00FD5B33" w:rsidRPr="0065184E" w:rsidRDefault="0065184E" w:rsidP="0080567C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※(1)は両方正答で5点．部分点OK．</w:t>
      </w:r>
    </w:p>
    <w:p w14:paraId="3DF969CC" w14:textId="77777777" w:rsidR="00620DCF" w:rsidRDefault="00620DC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A5D0B94" w14:textId="17BE30B1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2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</w:t>
      </w:r>
      <w:r w:rsidR="00E70EE3">
        <w:rPr>
          <w:rFonts w:ascii="BIZ UDPGothic" w:eastAsia="BIZ UDPGothic" w:hAnsi="BIZ UDPGothic" w:hint="eastAsia"/>
          <w:sz w:val="18"/>
          <w:szCs w:val="18"/>
        </w:rPr>
        <w:t>10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19241A0" w14:textId="22EC5E0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4519650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5820F3E" w14:textId="77777777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98F9232" w14:textId="77777777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03E84562" w14:textId="74B23405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EE0000"/>
                  </w:rPr>
                  <m:t>=</m:t>
                </m:r>
                <m:r>
                  <w:del w:id="12" w:author="河野　洋" w:date="2026-01-15T09:04:00Z" w16du:dateUtc="2026-01-15T00:04:00Z">
                    <w:rPr>
                      <w:rFonts w:ascii="Cambria Math" w:eastAsia="BIZ UDPGothic" w:hAnsi="Cambria Math"/>
                      <w:color w:val="EE0000"/>
                    </w:rPr>
                    <m:t>1.5</m:t>
                  </w:del>
                </m:r>
                <m:r>
                  <w:ins w:id="13" w:author="須永大介" w:date="2026-01-11T19:47:00Z" w16du:dateUtc="2026-01-11T10:47:00Z">
                    <w:del w:id="14" w:author="河野　洋" w:date="2026-01-15T09:04:00Z" w16du:dateUtc="2026-01-15T00:04:00Z">
                      <w:rPr>
                        <w:rFonts w:ascii="Cambria Math" w:eastAsia="BIZ UDPGothic" w:hAnsi="Cambria Math" w:hint="eastAsia"/>
                        <w:color w:val="EE0000"/>
                      </w:rPr>
                      <m:t>3</m:t>
                    </w:del>
                  </w:ins>
                </m:r>
                <m:r>
                  <w:ins w:id="15" w:author="須永大介" w:date="2026-01-11T19:48:00Z" w16du:dateUtc="2026-01-11T10:48:00Z">
                    <w:del w:id="16" w:author="河野　洋" w:date="2026-01-15T09:04:00Z" w16du:dateUtc="2026-01-15T00:04:00Z">
                      <w:rPr>
                        <w:rFonts w:ascii="Cambria Math" w:eastAsia="BIZ UDPGothic" w:hAnsi="Cambria Math" w:hint="eastAsia"/>
                        <w:color w:val="EE0000"/>
                      </w:rPr>
                      <m:t>.0</m:t>
                    </w:del>
                  </w:ins>
                </m:r>
                <m:r>
                  <w:ins w:id="17" w:author="河野　洋" w:date="2026-01-15T09:04:00Z" w16du:dateUtc="2026-01-15T00:04:00Z">
                    <w:rPr>
                      <w:rFonts w:ascii="Cambria Math" w:eastAsia="BIZ UDPGothic" w:hAnsi="Cambria Math"/>
                      <w:color w:val="EE0000"/>
                    </w:rPr>
                    <m:t>3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00BA8371" w14:textId="71F22F7B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</w:t>
            </w:r>
            <w:r w:rsidR="00620DCF">
              <w:rPr>
                <w:rFonts w:ascii="BIZ UDPGothic" w:eastAsia="BIZ UDPGothic" w:hAnsi="BIZ UDPGothic" w:hint="eastAsia"/>
                <w:sz w:val="18"/>
                <w:szCs w:val="18"/>
              </w:rPr>
              <w:t>１</w:t>
            </w: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）</w:t>
            </w:r>
          </w:p>
          <w:p w14:paraId="0E513A6E" w14:textId="77777777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5D3B402A" w14:textId="22AEAC09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Gothic" w:hAnsi="Cambria Math"/>
                    <w:color w:val="EE0000"/>
                  </w:rPr>
                  <m:t>=</m:t>
                </m:r>
                <m:r>
                  <w:del w:id="18" w:author="河野　洋" w:date="2026-01-15T09:04:00Z" w16du:dateUtc="2026-01-15T00:04:00Z">
                    <w:rPr>
                      <w:rFonts w:ascii="Cambria Math" w:eastAsia="BIZ UDPGothic" w:hAnsi="Cambria Math"/>
                      <w:color w:val="EE0000"/>
                    </w:rPr>
                    <m:t>1.5</m:t>
                  </w:del>
                </m:r>
                <m:r>
                  <w:ins w:id="19" w:author="須永大介" w:date="2026-01-11T19:48:00Z" w16du:dateUtc="2026-01-11T10:48:00Z">
                    <w:del w:id="20" w:author="河野　洋" w:date="2026-01-15T09:04:00Z" w16du:dateUtc="2026-01-15T00:04:00Z">
                      <w:rPr>
                        <w:rFonts w:ascii="Cambria Math" w:eastAsia="BIZ UDPGothic" w:hAnsi="Cambria Math" w:hint="eastAsia"/>
                        <w:color w:val="EE0000"/>
                      </w:rPr>
                      <m:t>3.0</m:t>
                    </w:del>
                  </w:ins>
                </m:r>
                <m:r>
                  <w:ins w:id="21" w:author="河野　洋" w:date="2026-01-15T09:04:00Z" w16du:dateUtc="2026-01-15T00:04:00Z">
                    <w:rPr>
                      <w:rFonts w:ascii="Cambria Math" w:eastAsia="BIZ UDPGothic" w:hAnsi="Cambria Math"/>
                      <w:color w:val="EE0000"/>
                    </w:rPr>
                    <m:t>3</m:t>
                  </w:ins>
                </m:r>
              </m:oMath>
            </m:oMathPara>
          </w:p>
        </w:tc>
      </w:tr>
      <w:tr w:rsidR="002D2971" w14:paraId="597E9D6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7A46D1DA" w14:textId="77777777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09ED9D7F" w14:textId="532A172A" w:rsidR="002D2971" w:rsidRPr="0065184E" w:rsidRDefault="0065184E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</m:t>
                </m:r>
                <m:r>
                  <w:del w:id="22" w:author="須永大介" w:date="2026-01-11T19:48:00Z" w16du:dateUtc="2026-01-11T10:48:00Z">
                    <w:rPr>
                      <w:rFonts w:ascii="Cambria Math" w:eastAsia="BIZ UDPGothic" w:hAnsi="Cambria Math"/>
                      <w:color w:val="EE0000"/>
                    </w:rPr>
                    <m:t>22</m:t>
                  </w:del>
                </m:r>
                <m:r>
                  <w:ins w:id="23" w:author="須永大介" w:date="2026-01-11T19:48:00Z" w16du:dateUtc="2026-01-11T10:48:00Z">
                    <w:rPr>
                      <w:rFonts w:ascii="Cambria Math" w:eastAsia="BIZ UDPGothic" w:hAnsi="Cambria Math" w:hint="eastAsia"/>
                      <w:color w:val="EE0000"/>
                    </w:rPr>
                    <m:t>05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</m:t>
                    </m:r>
                    <m:r>
                      <w:del w:id="24" w:author="須永大介" w:date="2026-01-11T19:48:00Z" w16du:dateUtc="2026-01-11T10:48:00Z">
                        <w:rPr>
                          <w:rFonts w:ascii="Cambria Math" w:eastAsia="BIZ UDPGothic" w:hAnsi="Cambria Math"/>
                          <w:color w:val="EE0000"/>
                        </w:rPr>
                        <m:t>223</m:t>
                      </w:del>
                    </m:r>
                    <m:r>
                      <w:ins w:id="25" w:author="須永大介" w:date="2026-01-11T19:48:00Z" w16du:dateUtc="2026-01-11T10:48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050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BBFCA01" w14:textId="696A0901" w:rsidR="002D2971" w:rsidRDefault="002D2971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7B58366" w14:textId="77777777" w:rsidR="002D2971" w:rsidRPr="0065184E" w:rsidRDefault="002D2971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</w:tbl>
    <w:p w14:paraId="364F2B01" w14:textId="77777777" w:rsidR="0065184E" w:rsidRPr="0065184E" w:rsidRDefault="0065184E" w:rsidP="0065184E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14C338D5" w14:textId="08A9E015" w:rsidR="00E70EE3" w:rsidRPr="0065184E" w:rsidRDefault="0065184E" w:rsidP="0080567C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※(1)は両方正答で5点．部分点OK．</w:t>
      </w:r>
    </w:p>
    <w:p w14:paraId="2654AFD3" w14:textId="77777777" w:rsidR="00620DCF" w:rsidRDefault="00620DC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232A4916" w14:textId="77777777" w:rsidR="00620DCF" w:rsidRDefault="00620DCF" w:rsidP="00620DCF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3</w:t>
      </w:r>
      <w:r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28429960" w14:textId="77777777" w:rsidR="00620DCF" w:rsidRDefault="00620DCF" w:rsidP="00620DCF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32CD78B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791E61E" w14:textId="09C87FA6" w:rsidR="00620DCF" w:rsidRDefault="00620DCF" w:rsidP="00620DC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335E131" w14:textId="51DC6123" w:rsidR="00620DCF" w:rsidRPr="00823DEF" w:rsidRDefault="00823DE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0.8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E28A45C" w14:textId="7E8A6294" w:rsidR="00620DCF" w:rsidRDefault="00620DCF" w:rsidP="00620DC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8363649" w14:textId="49F74C37" w:rsidR="00620DCF" w:rsidRPr="00823DEF" w:rsidRDefault="00823DE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0.667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FCBDB99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F9C06E7" w14:textId="30DCB840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</w:tc>
        <w:tc>
          <w:tcPr>
            <w:tcW w:w="3398" w:type="dxa"/>
            <w:vAlign w:val="center"/>
          </w:tcPr>
          <w:p w14:paraId="6FC19545" w14:textId="53907970" w:rsidR="00620DCF" w:rsidRPr="00823DEF" w:rsidRDefault="00823DE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0.16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70887199" w14:textId="09709CE8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9" w:type="dxa"/>
            <w:vAlign w:val="center"/>
          </w:tcPr>
          <w:p w14:paraId="3D7AEC66" w14:textId="7F4A4127" w:rsidR="00620DCF" w:rsidRPr="00823DEF" w:rsidRDefault="00823DE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0.4412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34</m:t>
                        </m:r>
                      </m:den>
                    </m:f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>or</m:t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204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A72D4F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07DBFB34" w14:textId="6D4830DE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D40B5B0" w14:textId="2E2EBB83" w:rsidR="00620DCF" w:rsidRPr="00823DEF" w:rsidRDefault="00823DE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0.6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Gothic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BIZ UDPGothic" w:hAnsi="Cambria Math"/>
                        <w:color w:val="EE0000"/>
                      </w:rPr>
                      <m:t xml:space="preserve"> or </m:t>
                    </m:r>
                    <m:f>
                      <m:f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86D277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D44FB8C" w14:textId="77777777" w:rsidR="00620DCF" w:rsidRDefault="00620DCF" w:rsidP="00D663F6">
            <w:pPr>
              <w:ind w:right="70"/>
              <w:jc w:val="both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37CEDC71" w14:textId="77777777" w:rsidR="00823DEF" w:rsidRPr="0065184E" w:rsidRDefault="00823DEF" w:rsidP="00823DEF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5089F4D1" w14:textId="56C40995" w:rsidR="00E70EE3" w:rsidRPr="00823DEF" w:rsidRDefault="00823DEF" w:rsidP="0080567C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 w:rsidR="004F3F01">
        <w:rPr>
          <w:rFonts w:ascii="BIZ UDPGothic" w:eastAsia="BIZ UDPGothic" w:hAnsi="BIZ UDPGothic" w:hint="eastAsia"/>
          <w:color w:val="EE0000"/>
          <w:sz w:val="18"/>
          <w:szCs w:val="18"/>
        </w:rPr>
        <w:t>分数回答の場合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は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約分していなくても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2A2D6C5F" w14:textId="5781C353" w:rsidR="00243F5F" w:rsidRDefault="00243F5F">
      <w:pPr>
        <w:rPr>
          <w:rFonts w:ascii="BIZ UDPGothic" w:eastAsia="BIZ UDPGothic" w:hAnsi="BIZ UDPGothic"/>
          <w:sz w:val="18"/>
          <w:szCs w:val="18"/>
        </w:rPr>
      </w:pPr>
    </w:p>
    <w:p w14:paraId="31761112" w14:textId="05879888" w:rsidR="00620DCF" w:rsidRDefault="00620DCF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3DF351D4" w14:textId="77777777" w:rsidR="00243F5F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77777777" w:rsidR="00243F5F" w:rsidRDefault="00243F5F" w:rsidP="00CF1D31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6AF250A1" w14:textId="77777777" w:rsidR="00243F5F" w:rsidRDefault="00243F5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</w:t>
      </w:r>
      <w:r>
        <w:rPr>
          <w:rFonts w:ascii="BIZ UDPGothic" w:eastAsia="BIZ UDPGothic" w:hAnsi="BIZ UDPGothic"/>
          <w:sz w:val="18"/>
          <w:szCs w:val="18"/>
        </w:rPr>
        <w:t>4</w:t>
      </w:r>
      <w:r w:rsidR="00131D6F">
        <w:rPr>
          <w:rFonts w:ascii="BIZ UDPGothic" w:eastAsia="BIZ UDPGothic" w:hAnsi="BIZ UDPGothic" w:hint="eastAsia"/>
          <w:sz w:val="18"/>
          <w:szCs w:val="18"/>
        </w:rPr>
        <w:t xml:space="preserve">　（2</w:t>
      </w:r>
      <w:r w:rsidR="00131D6F">
        <w:rPr>
          <w:rFonts w:ascii="BIZ UDPGothic" w:eastAsia="BIZ UDPGothic" w:hAnsi="BIZ UDPGothic"/>
          <w:sz w:val="18"/>
          <w:szCs w:val="18"/>
        </w:rPr>
        <w:t>5</w:t>
      </w:r>
      <w:r w:rsidR="00131D6F"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9F0D266" w14:textId="622097DB" w:rsidR="00243F5F" w:rsidRDefault="00243F5F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74D3570E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6A69EE9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712B4CF3" w14:textId="2A16C7DB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del w:id="26" w:author="須永大介" w:date="2026-01-11T19:53:00Z" w16du:dateUtc="2026-01-11T10:53:00Z">
              <w:r w:rsidRPr="007178B3" w:rsidDel="006017C4">
                <w:rPr>
                  <w:rFonts w:ascii="BIZ UDPGothic" w:eastAsia="BIZ UDPGothic" w:hAnsi="BIZ UDPGothic" w:hint="eastAsia"/>
                  <w:color w:val="EE0000"/>
                </w:rPr>
                <w:delText>10</w:delText>
              </w:r>
            </w:del>
            <w:ins w:id="27" w:author="須永大介" w:date="2026-01-11T19:53:00Z" w16du:dateUtc="2026-01-11T10:53:00Z">
              <w:r w:rsidR="00F55CDE">
                <w:rPr>
                  <w:rFonts w:ascii="BIZ UDPGothic" w:eastAsia="BIZ UDPGothic" w:hAnsi="BIZ UDPGothic" w:hint="eastAsia"/>
                  <w:color w:val="EE0000"/>
                </w:rPr>
                <w:t>6</w:t>
              </w:r>
            </w:ins>
            <w:r w:rsidRPr="007178B3">
              <w:rPr>
                <w:rFonts w:ascii="BIZ UDPGothic" w:eastAsia="BIZ UDPGothic" w:hAnsi="BIZ UDPGothic" w:hint="eastAsia"/>
                <w:color w:val="EE0000"/>
              </w:rPr>
              <w:t>.</w:t>
            </w:r>
            <w:del w:id="28" w:author="須永大介" w:date="2026-01-11T19:53:00Z" w16du:dateUtc="2026-01-11T10:53:00Z">
              <w:r w:rsidRPr="007178B3" w:rsidDel="006017C4">
                <w:rPr>
                  <w:rFonts w:ascii="BIZ UDPGothic" w:eastAsia="BIZ UDPGothic" w:hAnsi="BIZ UDPGothic" w:hint="eastAsia"/>
                  <w:color w:val="EE0000"/>
                </w:rPr>
                <w:delText>57</w:delText>
              </w:r>
            </w:del>
            <w:ins w:id="29" w:author="須永大介" w:date="2026-01-11T19:53:00Z" w16du:dateUtc="2026-01-11T10:53:00Z">
              <w:r w:rsidR="006017C4">
                <w:rPr>
                  <w:rFonts w:ascii="BIZ UDPGothic" w:eastAsia="BIZ UDPGothic" w:hAnsi="BIZ UDPGothic" w:hint="eastAsia"/>
                  <w:color w:val="EE0000"/>
                </w:rPr>
                <w:t>68</w:t>
              </w:r>
            </w:ins>
            <w:r w:rsidR="002600E4" w:rsidRPr="007178B3">
              <w:rPr>
                <w:rFonts w:ascii="BIZ UDPGothic" w:eastAsia="BIZ UDPGothic" w:hAnsi="BIZ UDPGothic" w:hint="eastAsia"/>
                <w:color w:val="EE0000"/>
              </w:rPr>
              <w:t xml:space="preserve">　</w:t>
            </w:r>
            <w:r w:rsidR="00620DCF" w:rsidRPr="007178B3">
              <w:rPr>
                <w:rFonts w:ascii="BIZ UDPGothic" w:eastAsia="BIZ UDPGothic" w:hAnsi="BIZ UDPGothic" w:hint="eastAsia"/>
                <w:color w:val="EE0000"/>
              </w:rPr>
              <w:t>％</w:t>
            </w:r>
          </w:p>
        </w:tc>
        <w:tc>
          <w:tcPr>
            <w:tcW w:w="1699" w:type="dxa"/>
            <w:vAlign w:val="center"/>
          </w:tcPr>
          <w:p w14:paraId="2533ED4E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42399E2" w14:textId="681E7657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del w:id="30" w:author="須永大介" w:date="2026-01-11T19:51:00Z" w16du:dateUtc="2026-01-11T10:51:00Z">
              <w:r w:rsidRPr="007178B3" w:rsidDel="00F921AB">
                <w:rPr>
                  <w:rFonts w:ascii="BIZ UDPGothic" w:eastAsia="BIZ UDPGothic" w:hAnsi="BIZ UDPGothic" w:hint="eastAsia"/>
                  <w:color w:val="EE0000"/>
                </w:rPr>
                <w:delText>85</w:delText>
              </w:r>
            </w:del>
            <w:ins w:id="31" w:author="須永大介" w:date="2026-01-11T19:51:00Z" w16du:dateUtc="2026-01-11T10:51:00Z">
              <w:r w:rsidR="00F921AB">
                <w:rPr>
                  <w:rFonts w:ascii="BIZ UDPGothic" w:eastAsia="BIZ UDPGothic" w:hAnsi="BIZ UDPGothic" w:hint="eastAsia"/>
                  <w:color w:val="EE0000"/>
                </w:rPr>
                <w:t>72</w:t>
              </w:r>
            </w:ins>
            <w:r w:rsidRPr="007178B3">
              <w:rPr>
                <w:rFonts w:ascii="BIZ UDPGothic" w:eastAsia="BIZ UDPGothic" w:hAnsi="BIZ UDPGothic" w:hint="eastAsia"/>
                <w:color w:val="EE0000"/>
              </w:rPr>
              <w:t xml:space="preserve">　</w:t>
            </w:r>
            <w:r w:rsidR="00620DCF" w:rsidRPr="007178B3">
              <w:rPr>
                <w:rFonts w:ascii="BIZ UDPGothic" w:eastAsia="BIZ UDPGothic" w:hAnsi="BIZ UDPGothic" w:hint="eastAsia"/>
                <w:color w:val="EE0000"/>
              </w:rPr>
              <w:t>点以上</w:t>
            </w:r>
          </w:p>
        </w:tc>
      </w:tr>
      <w:tr w:rsidR="00620DCF" w14:paraId="5F82C4B0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3171B611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6ABF99C3" w14:textId="68CE479E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標本平均</w:t>
            </w:r>
          </w:p>
        </w:tc>
        <w:tc>
          <w:tcPr>
            <w:tcW w:w="3398" w:type="dxa"/>
            <w:vAlign w:val="center"/>
          </w:tcPr>
          <w:p w14:paraId="537ABA69" w14:textId="30FAAA7A" w:rsidR="00620DCF" w:rsidRPr="007178B3" w:rsidRDefault="001B1BFD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acc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e>
                </m:acc>
                <m:r>
                  <w:rPr>
                    <w:rFonts w:ascii="Cambria Math" w:eastAsia="BIZ UDPGothic" w:hAnsi="Cambria Math"/>
                    <w:color w:val="EE0000"/>
                  </w:rPr>
                  <m:t>=6</m:t>
                </m:r>
                <m:r>
                  <w:del w:id="32" w:author="須永大介" w:date="2026-01-11T19:54:00Z" w16du:dateUtc="2026-01-11T10:54:00Z">
                    <w:rPr>
                      <w:rFonts w:ascii="Cambria Math" w:eastAsia="BIZ UDPGothic" w:hAnsi="Cambria Math"/>
                      <w:color w:val="EE0000"/>
                    </w:rPr>
                    <m:t>7</m:t>
                  </w:del>
                </m:r>
                <m:r>
                  <w:ins w:id="33" w:author="須永大介" w:date="2026-01-11T19:54:00Z" w16du:dateUtc="2026-01-11T10:54:00Z">
                    <w:rPr>
                      <w:rFonts w:ascii="Cambria Math" w:eastAsia="BIZ UDPGothic" w:hAnsi="Cambria Math" w:hint="eastAsia"/>
                      <w:color w:val="EE0000"/>
                    </w:rPr>
                    <m:t>6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5734629C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264E2F8E" w14:textId="34515151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標本分散</w:t>
            </w:r>
          </w:p>
        </w:tc>
        <w:tc>
          <w:tcPr>
            <w:tcW w:w="3399" w:type="dxa"/>
            <w:vAlign w:val="center"/>
          </w:tcPr>
          <w:p w14:paraId="20831329" w14:textId="6351350A" w:rsidR="00620DCF" w:rsidRPr="007178B3" w:rsidRDefault="001B1BFD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sSubSup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S</m:t>
                    </m:r>
                  </m:e>
                  <m:sub>
                    <m:r>
                      <w:rPr>
                        <w:rFonts w:ascii="Cambria Math" w:eastAsia="BIZ UDPGothic" w:hAnsi="Cambria Math"/>
                        <w:color w:val="EE0000"/>
                      </w:rPr>
                      <m:t>x</m:t>
                    </m:r>
                  </m:sub>
                  <m:sup>
                    <m:r>
                      <w:rPr>
                        <w:rFonts w:ascii="Cambria Math" w:eastAsia="BIZ UDPGothic" w:hAnsi="Cambria Math"/>
                        <w:color w:val="EE0000"/>
                      </w:rPr>
                      <m:t>2</m:t>
                    </m:r>
                  </m:sup>
                </m:sSubSup>
                <m:r>
                  <w:rPr>
                    <w:rFonts w:ascii="Cambria Math" w:eastAsia="BIZ UDPGothic" w:hAnsi="Cambria Math"/>
                    <w:color w:val="EE0000"/>
                  </w:rPr>
                  <m:t>=2</m:t>
                </m:r>
                <m:r>
                  <w:del w:id="34" w:author="須永大介" w:date="2026-01-11T19:54:00Z" w16du:dateUtc="2026-01-11T10:54:00Z">
                    <w:rPr>
                      <w:rFonts w:ascii="Cambria Math" w:eastAsia="BIZ UDPGothic" w:hAnsi="Cambria Math"/>
                      <w:color w:val="EE0000"/>
                    </w:rPr>
                    <m:t>33</m:t>
                  </w:del>
                </m:r>
                <m:r>
                  <w:ins w:id="35" w:author="須永大介" w:date="2026-01-11T19:54:00Z" w16du:dateUtc="2026-01-11T10:54:00Z">
                    <w:rPr>
                      <w:rFonts w:ascii="Cambria Math" w:eastAsia="BIZ UDPGothic" w:hAnsi="Cambria Math" w:hint="eastAsia"/>
                      <w:color w:val="EE0000"/>
                    </w:rPr>
                    <m:t>41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>.2</m:t>
                </m:r>
              </m:oMath>
            </m:oMathPara>
          </w:p>
        </w:tc>
      </w:tr>
      <w:tr w:rsidR="00620DCF" w14:paraId="13DF7277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36C08801" w14:textId="4B4AD37A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132E4FB4" w14:textId="78A64249" w:rsidR="00620DCF" w:rsidRPr="007178B3" w:rsidRDefault="001B1BFD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BIZ UDPGothic" w:hAnsi="Cambria Math"/>
                            <w:i/>
                            <w:color w:val="EE0000"/>
                          </w:rPr>
                        </m:ctrlPr>
                      </m:sSubSupPr>
                      <m:e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BIZ UDPGothic" w:hAnsi="Cambria Math"/>
                            <w:color w:val="EE0000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eastAsia="BIZ UDPGothic" w:hAnsi="Cambria Math"/>
                    <w:color w:val="EE0000"/>
                  </w:rPr>
                  <m:t>=</m:t>
                </m:r>
                <m:r>
                  <w:del w:id="36" w:author="須永大介" w:date="2026-01-11T19:55:00Z" w16du:dateUtc="2026-01-11T10:55:00Z">
                    <w:rPr>
                      <w:rFonts w:ascii="Cambria Math" w:eastAsia="BIZ UDPGothic" w:hAnsi="Cambria Math"/>
                      <w:color w:val="EE0000"/>
                    </w:rPr>
                    <m:t>291</m:t>
                  </w:del>
                </m:r>
                <m:r>
                  <w:ins w:id="37" w:author="須永大介" w:date="2026-01-11T19:55:00Z" w16du:dateUtc="2026-01-11T10:55:00Z">
                    <w:rPr>
                      <w:rFonts w:ascii="Cambria Math" w:eastAsia="BIZ UDPGothic" w:hAnsi="Cambria Math" w:hint="eastAsia"/>
                      <w:color w:val="EE0000"/>
                    </w:rPr>
                    <m:t>301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>.5</m:t>
                </m:r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2B46ED9" w14:textId="21CE7FF0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F0D7F75" w14:textId="77777777" w:rsidR="00620DCF" w:rsidRPr="007178B3" w:rsidRDefault="00620DC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620DCF" w14:paraId="76E222B3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6D1E372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  <w:p w14:paraId="68FC3483" w14:textId="09FB0EFA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下限値</w:t>
            </w:r>
          </w:p>
        </w:tc>
        <w:tc>
          <w:tcPr>
            <w:tcW w:w="3398" w:type="dxa"/>
            <w:vAlign w:val="center"/>
          </w:tcPr>
          <w:p w14:paraId="2E776905" w14:textId="52019D61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4</m:t>
                </m:r>
                <m:r>
                  <w:del w:id="38" w:author="須永大介" w:date="2026-01-11T19:55:00Z" w16du:dateUtc="2026-01-11T10:55:00Z">
                    <w:rPr>
                      <w:rFonts w:ascii="Cambria Math" w:eastAsia="BIZ UDPGothic" w:hAnsi="Cambria Math"/>
                      <w:color w:val="EE0000"/>
                    </w:rPr>
                    <m:t>5</m:t>
                  </w:del>
                </m:r>
                <m:r>
                  <w:ins w:id="39" w:author="須永大介" w:date="2026-01-11T19:55:00Z" w16du:dateUtc="2026-01-11T10:55:00Z">
                    <w:rPr>
                      <w:rFonts w:ascii="Cambria Math" w:eastAsia="BIZ UDPGothic" w:hAnsi="Cambria Math" w:hint="eastAsia"/>
                      <w:color w:val="EE0000"/>
                    </w:rPr>
                    <m:t>4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>.</m:t>
                </m:r>
                <m:r>
                  <w:del w:id="40" w:author="須永大介" w:date="2026-01-11T19:55:00Z" w16du:dateUtc="2026-01-11T10:55:00Z">
                    <w:rPr>
                      <w:rFonts w:ascii="Cambria Math" w:eastAsia="BIZ UDPGothic" w:hAnsi="Cambria Math"/>
                      <w:color w:val="EE0000"/>
                    </w:rPr>
                    <m:t>80</m:t>
                  </w:del>
                </m:r>
                <m:r>
                  <w:ins w:id="41" w:author="須永大介" w:date="2026-01-11T19:55:00Z" w16du:dateUtc="2026-01-11T10:55:00Z">
                    <w:rPr>
                      <w:rFonts w:ascii="Cambria Math" w:eastAsia="BIZ UDPGothic" w:hAnsi="Cambria Math" w:hint="eastAsia"/>
                      <w:color w:val="EE0000"/>
                    </w:rPr>
                    <m:t>44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4</m:t>
                    </m:r>
                    <m:r>
                      <w:ins w:id="42" w:author="須永大介" w:date="2026-01-11T19:55:00Z" w16du:dateUtc="2026-01-11T10:55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4</m:t>
                      </w:ins>
                    </m:r>
                    <m:r>
                      <w:del w:id="43" w:author="須永大介" w:date="2026-01-11T19:55:00Z" w16du:dateUtc="2026-01-11T10:55:00Z">
                        <w:rPr>
                          <w:rFonts w:ascii="Cambria Math" w:eastAsia="BIZ UDPGothic" w:hAnsi="Cambria Math"/>
                          <w:color w:val="EE0000"/>
                        </w:rPr>
                        <m:t>5</m:t>
                      </w:del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>.</m:t>
                    </m:r>
                    <m:r>
                      <w:del w:id="44" w:author="須永大介" w:date="2026-01-11T19:55:00Z" w16du:dateUtc="2026-01-11T10:55:00Z">
                        <w:rPr>
                          <w:rFonts w:ascii="Cambria Math" w:eastAsia="BIZ UDPGothic" w:hAnsi="Cambria Math"/>
                          <w:color w:val="EE0000"/>
                        </w:rPr>
                        <m:t>8006</m:t>
                      </w:del>
                    </m:r>
                    <m:r>
                      <w:ins w:id="45" w:author="須永大介" w:date="2026-01-11T19:55:00Z" w16du:dateUtc="2026-01-11T10:55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4404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DDDE144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  <w:p w14:paraId="3604C014" w14:textId="4627D2A3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上限値</w:t>
            </w:r>
          </w:p>
        </w:tc>
        <w:tc>
          <w:tcPr>
            <w:tcW w:w="3399" w:type="dxa"/>
            <w:vAlign w:val="center"/>
          </w:tcPr>
          <w:p w14:paraId="6F49A23E" w14:textId="3588720D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>8</m:t>
                </m:r>
                <m:r>
                  <w:del w:id="46" w:author="須永大介" w:date="2026-01-11T19:55:00Z" w16du:dateUtc="2026-01-11T10:55:00Z">
                    <w:rPr>
                      <w:rFonts w:ascii="Cambria Math" w:eastAsia="BIZ UDPGothic" w:hAnsi="Cambria Math"/>
                      <w:color w:val="EE0000"/>
                    </w:rPr>
                    <m:t>8</m:t>
                  </w:del>
                </m:r>
                <m:r>
                  <w:ins w:id="47" w:author="須永大介" w:date="2026-01-11T19:55:00Z" w16du:dateUtc="2026-01-11T10:55:00Z">
                    <w:rPr>
                      <w:rFonts w:ascii="Cambria Math" w:eastAsia="BIZ UDPGothic" w:hAnsi="Cambria Math" w:hint="eastAsia"/>
                      <w:color w:val="EE0000"/>
                    </w:rPr>
                    <m:t>7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>.</m:t>
                </m:r>
                <m:r>
                  <w:del w:id="48" w:author="須永大介" w:date="2026-01-11T19:55:00Z" w16du:dateUtc="2026-01-11T10:55:00Z">
                    <w:rPr>
                      <w:rFonts w:ascii="Cambria Math" w:eastAsia="BIZ UDPGothic" w:hAnsi="Cambria Math"/>
                      <w:color w:val="EE0000"/>
                    </w:rPr>
                    <m:t>20</m:t>
                  </w:del>
                </m:r>
                <m:r>
                  <w:ins w:id="49" w:author="須永大介" w:date="2026-01-11T19:55:00Z" w16du:dateUtc="2026-01-11T10:55:00Z">
                    <w:rPr>
                      <w:rFonts w:ascii="Cambria Math" w:eastAsia="BIZ UDPGothic" w:hAnsi="Cambria Math" w:hint="eastAsia"/>
                      <w:color w:val="EE0000"/>
                    </w:rPr>
                    <m:t>60</m:t>
                  </w:ins>
                </m:r>
                <m:r>
                  <w:rPr>
                    <w:rFonts w:ascii="Cambria Math" w:eastAsia="BIZ UDPGothic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8</m:t>
                    </m:r>
                    <m:r>
                      <w:del w:id="50" w:author="須永大介" w:date="2026-01-11T19:55:00Z" w16du:dateUtc="2026-01-11T10:55:00Z">
                        <w:rPr>
                          <w:rFonts w:ascii="Cambria Math" w:eastAsia="BIZ UDPGothic" w:hAnsi="Cambria Math"/>
                          <w:color w:val="EE0000"/>
                        </w:rPr>
                        <m:t>9</m:t>
                      </w:del>
                    </m:r>
                    <m:r>
                      <w:ins w:id="51" w:author="須永大介" w:date="2026-01-11T19:55:00Z" w16du:dateUtc="2026-01-11T10:55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7</m:t>
                      </w:ins>
                    </m:r>
                    <m:r>
                      <w:rPr>
                        <w:rFonts w:ascii="Cambria Math" w:eastAsia="BIZ UDPGothic" w:hAnsi="Cambria Math"/>
                        <w:color w:val="EE0000"/>
                      </w:rPr>
                      <m:t>.</m:t>
                    </m:r>
                    <m:r>
                      <w:del w:id="52" w:author="須永大介" w:date="2026-01-11T19:55:00Z" w16du:dateUtc="2026-01-11T10:55:00Z">
                        <w:rPr>
                          <w:rFonts w:ascii="Cambria Math" w:eastAsia="BIZ UDPGothic" w:hAnsi="Cambria Math"/>
                          <w:color w:val="EE0000"/>
                        </w:rPr>
                        <m:t>19905</m:t>
                      </w:del>
                    </m:r>
                    <m:r>
                      <w:ins w:id="53" w:author="須永大介" w:date="2026-01-11T19:56:00Z" w16du:dateUtc="2026-01-11T10:56:00Z">
                        <w:rPr>
                          <w:rFonts w:ascii="Cambria Math" w:eastAsia="BIZ UDPGothic" w:hAnsi="Cambria Math" w:hint="eastAsia"/>
                          <w:color w:val="EE0000"/>
                        </w:rPr>
                        <m:t>5596</m:t>
                      </w:ins>
                    </m:r>
                  </m:e>
                </m:d>
              </m:oMath>
            </m:oMathPara>
          </w:p>
        </w:tc>
      </w:tr>
    </w:tbl>
    <w:p w14:paraId="32BCD7DD" w14:textId="77777777" w:rsidR="007178B3" w:rsidRPr="0065184E" w:rsidRDefault="007178B3" w:rsidP="007178B3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583CC765" w14:textId="28445950" w:rsidR="000009E2" w:rsidRPr="000009E2" w:rsidRDefault="000009E2" w:rsidP="000009E2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（３）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５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7FFF70AC" w14:textId="17293736" w:rsidR="0081477E" w:rsidRDefault="007178B3" w:rsidP="007178B3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（１）（２）は小数点でも（部分点）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OK．</w:t>
      </w:r>
    </w:p>
    <w:p w14:paraId="3091778B" w14:textId="31A65D98" w:rsidR="007178B3" w:rsidRPr="007178B3" w:rsidRDefault="007178B3" w:rsidP="007178B3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>
        <w:rPr>
          <w:rFonts w:ascii="BIZ UDPGothic" w:eastAsia="BIZ UDPGothic" w:hAnsi="BIZ UDPGothic" w:hint="eastAsia"/>
          <w:color w:val="EE0000"/>
          <w:sz w:val="18"/>
          <w:szCs w:val="18"/>
        </w:rPr>
        <w:t>※（５）はExcelでの計算値と誤差が出るので注意．</w:t>
      </w:r>
    </w:p>
    <w:p w14:paraId="1C54A765" w14:textId="77777777" w:rsidR="00620DCF" w:rsidRDefault="00620DCF">
      <w:pPr>
        <w:rPr>
          <w:rFonts w:ascii="BIZ UDPGothic" w:eastAsia="BIZ UDPGothic" w:hAnsi="BIZ UDPGothic"/>
          <w:sz w:val="18"/>
          <w:szCs w:val="18"/>
        </w:rPr>
      </w:pPr>
    </w:p>
    <w:p w14:paraId="0352CB75" w14:textId="2154D1EE" w:rsidR="00E70EE3" w:rsidRDefault="00E70EE3" w:rsidP="00E70EE3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Q5　（2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点）</w:t>
      </w:r>
    </w:p>
    <w:p w14:paraId="498E9EA7" w14:textId="77777777" w:rsidR="00E70EE3" w:rsidRDefault="00E70EE3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0CA394F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A57166A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7E36F33A" w14:textId="6AEE95DE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1D1DFA86" w14:textId="2649D406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7178B3">
              <w:rPr>
                <w:rFonts w:ascii="BIZ UDPGothic" w:eastAsia="BIZ UDPGothic" w:hAnsi="BIZ UDPGothic" w:hint="eastAsia"/>
                <w:color w:val="EE0000"/>
              </w:rPr>
              <w:t>価格</w:t>
            </w:r>
          </w:p>
        </w:tc>
        <w:tc>
          <w:tcPr>
            <w:tcW w:w="1699" w:type="dxa"/>
            <w:vAlign w:val="center"/>
          </w:tcPr>
          <w:p w14:paraId="66CF5EF0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220A34C" w14:textId="306DF16A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925726D" w14:textId="047C1CB5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7178B3">
              <w:rPr>
                <w:rFonts w:ascii="BIZ UDPGothic" w:eastAsia="BIZ UDPGothic" w:hAnsi="BIZ UDPGothic" w:hint="eastAsia"/>
                <w:color w:val="EE0000"/>
              </w:rPr>
              <w:t>床面積</w:t>
            </w:r>
          </w:p>
        </w:tc>
      </w:tr>
      <w:tr w:rsidR="00620DCF" w14:paraId="65EDFD3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7A95B71E" w14:textId="57674DE0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C9EE45F" w14:textId="286B347F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0.90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0.8957</m:t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ABEEB2" w14:textId="1341B0EA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CF108DE" w14:textId="77777777" w:rsidR="00620DCF" w:rsidRPr="007178B3" w:rsidRDefault="00620DCF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</w:p>
        </w:tc>
      </w:tr>
      <w:tr w:rsidR="00620DCF" w14:paraId="0A32A418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62856ABF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76174B1E" w14:textId="49F2B580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6A9A393" w14:textId="2CC7E294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-400.81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-400.8117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1523CDBB" w14:textId="77777777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64F52AF9" w14:textId="524D593E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2C7E73F1" w14:textId="696BD45C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Para>
              <m:oMath>
                <m:r>
                  <w:rPr>
                    <w:rFonts w:ascii="Cambria Math" w:eastAsia="BIZ UDPGothic" w:hAnsi="Cambria Math"/>
                    <w:color w:val="EE0000"/>
                  </w:rPr>
                  <m:t xml:space="preserve">78.87 </m:t>
                </m:r>
                <m:d>
                  <m:dPr>
                    <m:ctrlPr>
                      <w:rPr>
                        <w:rFonts w:ascii="Cambria Math" w:eastAsia="BIZ UDPGothic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Gothic" w:hAnsi="Cambria Math"/>
                        <w:color w:val="EE0000"/>
                      </w:rPr>
                      <m:t>78.8737</m:t>
                    </m:r>
                  </m:e>
                </m:d>
              </m:oMath>
            </m:oMathPara>
          </w:p>
        </w:tc>
      </w:tr>
      <w:tr w:rsidR="00620DCF" w14:paraId="3A10549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5233AF28" w14:textId="513CD080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23D38021" w14:textId="1CDD2966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③</w:t>
            </w:r>
          </w:p>
        </w:tc>
        <w:tc>
          <w:tcPr>
            <w:tcW w:w="1699" w:type="dxa"/>
            <w:vAlign w:val="center"/>
          </w:tcPr>
          <w:p w14:paraId="03E7295D" w14:textId="5DD34D91" w:rsidR="00620DCF" w:rsidRDefault="00620DCF" w:rsidP="00D663F6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562A912D" w14:textId="70B31829" w:rsidR="00620DCF" w:rsidRPr="007178B3" w:rsidRDefault="007178B3" w:rsidP="0065184E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①</w:t>
            </w:r>
          </w:p>
        </w:tc>
      </w:tr>
    </w:tbl>
    <w:p w14:paraId="4F050164" w14:textId="77777777" w:rsidR="000009E2" w:rsidRPr="0065184E" w:rsidRDefault="000009E2" w:rsidP="000009E2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0EF30FF9" w14:textId="039AB18F" w:rsidR="00AD5059" w:rsidRPr="000009E2" w:rsidRDefault="000009E2" w:rsidP="0080567C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※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（１）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(</w:t>
      </w:r>
      <w:r>
        <w:rPr>
          <w:rFonts w:ascii="BIZ UDPGothic" w:eastAsia="BIZ UDPGothic" w:hAnsi="BIZ UDPGothic" w:hint="eastAsia"/>
          <w:color w:val="EE0000"/>
          <w:sz w:val="18"/>
          <w:szCs w:val="18"/>
        </w:rPr>
        <w:t>３</w:t>
      </w: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)は両方正答で5点．部分点OK．</w:t>
      </w:r>
    </w:p>
    <w:p w14:paraId="1C4CADC5" w14:textId="44F2F965" w:rsidR="00A04DB0" w:rsidRDefault="00A04DB0">
      <w:pPr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/>
          <w:sz w:val="18"/>
          <w:szCs w:val="18"/>
        </w:rPr>
        <w:br w:type="page"/>
      </w:r>
    </w:p>
    <w:p w14:paraId="3937C747" w14:textId="77777777" w:rsidR="00A04DB0" w:rsidRDefault="00A04DB0" w:rsidP="00A04DB0">
      <w:pPr>
        <w:ind w:right="70"/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A04DB0" w14:paraId="6426B761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2BE4C7BC" w14:textId="77777777" w:rsidR="00A04DB0" w:rsidRDefault="00A04DB0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02CF4214" w14:textId="77777777" w:rsidR="00A04DB0" w:rsidRDefault="00A04DB0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</w:p>
        </w:tc>
      </w:tr>
    </w:tbl>
    <w:p w14:paraId="3C55F455" w14:textId="77777777" w:rsidR="00A04DB0" w:rsidRDefault="00A04DB0" w:rsidP="00A04DB0">
      <w:pPr>
        <w:ind w:right="70"/>
        <w:rPr>
          <w:rFonts w:ascii="BIZ UDPGothic" w:eastAsia="BIZ UDPGothic" w:hAnsi="BIZ UDPGothic"/>
          <w:sz w:val="18"/>
          <w:szCs w:val="18"/>
        </w:rPr>
      </w:pPr>
    </w:p>
    <w:p w14:paraId="488B4788" w14:textId="7F2B7191" w:rsidR="00A04DB0" w:rsidRDefault="00A04DB0" w:rsidP="00A04DB0">
      <w:pPr>
        <w:ind w:right="70"/>
        <w:rPr>
          <w:rFonts w:ascii="BIZ UDPGothic" w:eastAsia="BIZ UDPGothic" w:hAnsi="BIZ UDPGothic"/>
          <w:sz w:val="18"/>
          <w:szCs w:val="18"/>
        </w:rPr>
      </w:pPr>
      <w:r>
        <w:rPr>
          <w:rFonts w:ascii="BIZ UDPGothic" w:eastAsia="BIZ UDPGothic" w:hAnsi="BIZ UDPGothic" w:hint="eastAsia"/>
          <w:sz w:val="18"/>
          <w:szCs w:val="18"/>
        </w:rPr>
        <w:t>Q６　（</w:t>
      </w:r>
      <w:r>
        <w:rPr>
          <w:rFonts w:ascii="BIZ UDPGothic" w:eastAsia="BIZ UDPGothic" w:hAnsi="BIZ UDPGothic"/>
          <w:sz w:val="18"/>
          <w:szCs w:val="18"/>
        </w:rPr>
        <w:t>5</w:t>
      </w:r>
      <w:r>
        <w:rPr>
          <w:rFonts w:ascii="BIZ UDPGothic" w:eastAsia="BIZ UDPGothic" w:hAnsi="BIZ UDPGothic" w:hint="eastAsia"/>
          <w:sz w:val="18"/>
          <w:szCs w:val="18"/>
        </w:rPr>
        <w:t>０点）</w:t>
      </w:r>
    </w:p>
    <w:p w14:paraId="6F45636A" w14:textId="77777777" w:rsidR="00E978C1" w:rsidRDefault="00E978C1" w:rsidP="00E978C1">
      <w:pPr>
        <w:rPr>
          <w:rFonts w:ascii="BIZ UDPGothic" w:eastAsia="BIZ UDPGothic" w:hAnsi="BIZ UDPGothi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E978C1" w14:paraId="252EB91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403BEA9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2EB63BA0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201A47FD" w14:textId="77777777" w:rsidR="00E978C1" w:rsidRPr="0042115B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C2314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C2314">
              <w:rPr>
                <w:rFonts w:ascii="BIZ UDPGothic" w:eastAsia="BIZ UDPGothic" w:hAnsi="BIZ UDPGothic"/>
                <w:color w:val="EE0000"/>
              </w:rPr>
              <w:t>=150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2B4866BD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（１）</w:t>
            </w:r>
          </w:p>
          <w:p w14:paraId="139A327C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1D8F8003" w14:textId="77777777" w:rsidR="00E978C1" w:rsidRPr="007178B3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𝜇</w:t>
            </w:r>
            <w:r w:rsidRPr="00BB106D">
              <w:rPr>
                <w:rFonts w:ascii="BIZ UDPGothic" w:eastAsia="BIZ UDPGothic" w:hAnsi="BIZ UDPGothic" w:hint="eastAsia"/>
                <w:color w:val="EE0000"/>
              </w:rPr>
              <w:t>≠</w:t>
            </w:r>
            <w:r w:rsidRPr="00BB106D">
              <w:rPr>
                <w:rFonts w:ascii="BIZ UDPGothic" w:eastAsia="BIZ UDPGothic" w:hAnsi="BIZ UDPGothic"/>
                <w:color w:val="EE0000"/>
              </w:rPr>
              <w:t>150</w:t>
            </w:r>
          </w:p>
        </w:tc>
      </w:tr>
      <w:tr w:rsidR="00E978C1" w14:paraId="3D16BE96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C7EDA68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798D8CB6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465C2684" w14:textId="77777777" w:rsidR="00E978C1" w:rsidRPr="007178B3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 w:rsidRPr="00BB106D">
              <w:rPr>
                <w:rFonts w:ascii="Cambria Math" w:eastAsia="BIZ UDPGothic" w:hAnsi="Cambria Math" w:cs="Cambria Math"/>
                <w:color w:val="EE0000"/>
              </w:rPr>
              <w:t>𝑛</w:t>
            </w:r>
            <w:r w:rsidRPr="00BB106D">
              <w:rPr>
                <w:rFonts w:ascii="BIZ UDPGothic" w:eastAsia="BIZ UDPGothic" w:hAnsi="BIZ UDPGothic"/>
                <w:color w:val="EE0000"/>
              </w:rPr>
              <w:t>=</w:t>
            </w:r>
            <w:r>
              <w:rPr>
                <w:rFonts w:ascii="BIZ UDPGothic" w:eastAsia="BIZ UDPGothic" w:hAnsi="BIZ UDPGothic" w:hint="eastAsia"/>
                <w:color w:val="EE0000"/>
              </w:rPr>
              <w:t>10</w:t>
            </w: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583E6E4B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（２）</w:t>
            </w:r>
          </w:p>
          <w:p w14:paraId="6E1A1301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67A5F">
              <w:rPr>
                <w:rFonts w:ascii="BIZ UDPGothic" w:eastAsia="BIZ UDPGothic" w:hAnsi="BIZ UDPGothic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7957EC72" w14:textId="77A518E0" w:rsidR="00E978C1" w:rsidRPr="005B4801" w:rsidRDefault="001B1BFD" w:rsidP="00B57BBF">
            <w:pPr>
              <w:ind w:right="70"/>
              <w:jc w:val="center"/>
              <w:rPr>
                <w:rFonts w:ascii="BIZ UDPGothic" w:eastAsia="BIZ UDPGothic" w:hAnsi="BIZ UDPGothic"/>
                <w:i/>
                <w:iCs/>
                <w:color w:val="EE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r>
                    <w:rPr>
                      <w:rFonts w:ascii="Cambria Math" w:eastAsia="BIZ UDPGothic" w:hAnsi="Cambria Math"/>
                      <w:color w:val="EE0000"/>
                    </w:rPr>
                    <m:t>x</m:t>
                  </m:r>
                </m:e>
              </m:acc>
            </m:oMath>
            <w:r w:rsidR="00E978C1" w:rsidRPr="007871C1">
              <w:rPr>
                <w:rFonts w:ascii="BIZ UDPGothic" w:eastAsia="BIZ UDPGothic" w:hAnsi="BIZ UDPGothic"/>
                <w:color w:val="EE0000"/>
              </w:rPr>
              <w:t>=</w:t>
            </w:r>
            <w:r w:rsidR="00E978C1" w:rsidRPr="007871C1">
              <w:t xml:space="preserve"> </w:t>
            </w:r>
            <w:r w:rsidR="00E978C1" w:rsidRPr="007871C1">
              <w:rPr>
                <w:rFonts w:ascii="BIZ UDPGothic" w:eastAsia="BIZ UDPGothic" w:hAnsi="BIZ UDPGothic"/>
                <w:color w:val="EE0000"/>
              </w:rPr>
              <w:t>1</w:t>
            </w:r>
            <w:r w:rsidR="002E1B71">
              <w:rPr>
                <w:rFonts w:ascii="BIZ UDPGothic" w:eastAsia="BIZ UDPGothic" w:hAnsi="BIZ UDPGothic" w:hint="eastAsia"/>
                <w:color w:val="EE0000"/>
              </w:rPr>
              <w:t>50.5</w:t>
            </w:r>
          </w:p>
        </w:tc>
      </w:tr>
      <w:tr w:rsidR="00E978C1" w14:paraId="06092F0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C9A4CFF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36889792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標本</w:t>
            </w:r>
            <w:r w:rsidRPr="003A2FD6">
              <w:rPr>
                <w:rFonts w:ascii="BIZ UDPGothic" w:eastAsia="BIZ UDPGothic" w:hAnsi="BIZ UDPGothic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312B9A13" w14:textId="1B1E142D" w:rsidR="00E978C1" w:rsidRPr="007178B3" w:rsidRDefault="001B1BF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acc>
                <m:accPr>
                  <m:ctrlPr>
                    <w:rPr>
                      <w:rFonts w:ascii="Cambria Math" w:eastAsia="BIZ UDPGothic" w:hAnsi="Cambria Math"/>
                      <w:i/>
                      <w:iCs/>
                      <w:color w:val="EE0000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BIZ UDPGothic" w:hAnsi="Cambria Math"/>
                          <w:color w:val="EE0000"/>
                        </w:rPr>
                        <m:t>2</m:t>
                      </m:r>
                    </m:sup>
                  </m:sSup>
                </m:e>
              </m:acc>
            </m:oMath>
            <w:r w:rsidR="00E978C1">
              <w:rPr>
                <w:rFonts w:ascii="BIZ UDPGothic" w:eastAsia="BIZ UDPGothic" w:hAnsi="BIZ UDPGothic" w:hint="eastAsia"/>
                <w:iCs/>
                <w:color w:val="EE0000"/>
              </w:rPr>
              <w:t>＝</w:t>
            </w:r>
            <w:r w:rsidR="00C954A2">
              <w:rPr>
                <w:rFonts w:ascii="BIZ UDPGothic" w:eastAsia="BIZ UDPGothic" w:hAnsi="BIZ UDPGothic" w:hint="eastAsia"/>
                <w:iCs/>
                <w:color w:val="EE0000"/>
              </w:rPr>
              <w:t>5.</w:t>
            </w:r>
            <w:r w:rsidR="009614E8">
              <w:rPr>
                <w:rFonts w:ascii="BIZ UDPGothic" w:eastAsia="BIZ UDPGothic" w:hAnsi="BIZ UDPGothic" w:hint="eastAsia"/>
                <w:iCs/>
                <w:color w:val="EE0000"/>
              </w:rPr>
              <w:t>167</w:t>
            </w:r>
          </w:p>
        </w:tc>
        <w:tc>
          <w:tcPr>
            <w:tcW w:w="1699" w:type="dxa"/>
            <w:vAlign w:val="center"/>
          </w:tcPr>
          <w:p w14:paraId="70C2A32A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（３）</w:t>
            </w:r>
          </w:p>
          <w:p w14:paraId="75FA8168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417365">
              <w:rPr>
                <w:rFonts w:ascii="BIZ UDPGothic" w:eastAsia="BIZ UDPGothic" w:hAnsi="BIZ UDPGothic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26437C6D" w14:textId="2DA2D3B8" w:rsidR="00E978C1" w:rsidRPr="007178B3" w:rsidRDefault="001B1BFD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BIZ UDPGothic" w:hAnsi="Cambria Math"/>
                      <w:i/>
                      <w:color w:val="EE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="BIZ UDPGothic" w:hAnsi="Cambria Math"/>
                          <w:i/>
                          <w:iCs/>
                          <w:color w:val="EE0000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BIZ UDPGothic" w:hAnsi="Cambria Math"/>
                              <w:i/>
                              <w:iCs/>
                              <w:color w:val="EE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BIZ UDPGothic" w:hAnsi="Cambria Math"/>
                              <w:color w:val="EE0000"/>
                            </w:rPr>
                            <m:t>2</m:t>
                          </m:r>
                        </m:sup>
                      </m:sSup>
                    </m:e>
                  </m:acc>
                </m:e>
              </m:rad>
            </m:oMath>
            <w:r w:rsidR="00E978C1">
              <w:rPr>
                <w:rFonts w:ascii="BIZ UDPGothic" w:eastAsia="BIZ UDPGothic" w:hAnsi="BIZ UDPGothic" w:hint="eastAsia"/>
                <w:color w:val="EE0000"/>
              </w:rPr>
              <w:t>＝</w:t>
            </w:r>
            <w:r w:rsidR="00C954A2">
              <w:rPr>
                <w:rFonts w:ascii="BIZ UDPGothic" w:eastAsia="BIZ UDPGothic" w:hAnsi="BIZ UDPGothic" w:hint="eastAsia"/>
                <w:color w:val="EE0000"/>
              </w:rPr>
              <w:t>2.</w:t>
            </w:r>
            <w:r w:rsidR="009614E8">
              <w:rPr>
                <w:rFonts w:ascii="BIZ UDPGothic" w:eastAsia="BIZ UDPGothic" w:hAnsi="BIZ UDPGothic" w:hint="eastAsia"/>
                <w:color w:val="EE0000"/>
              </w:rPr>
              <w:t>273</w:t>
            </w:r>
          </w:p>
        </w:tc>
      </w:tr>
      <w:tr w:rsidR="00E978C1" w14:paraId="34781CC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95CDED4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6ADD3DF5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F02A4">
              <w:rPr>
                <w:rFonts w:ascii="BIZ UDPGothic" w:eastAsia="BIZ UDPGothic" w:hAnsi="BIZ UDPGothic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449EE321" w14:textId="77777777" w:rsidR="00E978C1" w:rsidRPr="007178B3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9</w:t>
            </w:r>
          </w:p>
        </w:tc>
        <w:tc>
          <w:tcPr>
            <w:tcW w:w="1699" w:type="dxa"/>
            <w:vAlign w:val="center"/>
          </w:tcPr>
          <w:p w14:paraId="1E7C3E09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（４）</w:t>
            </w:r>
          </w:p>
          <w:p w14:paraId="1F6498F7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 w:rsidRPr="00BC2314">
              <w:rPr>
                <w:rFonts w:ascii="BIZ UDPGothic" w:eastAsia="BIZ UDPGothic" w:hAnsi="BIZ UDPGothic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714D1052" w14:textId="77777777" w:rsidR="00E978C1" w:rsidRPr="007178B3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2.262</w:t>
            </w:r>
          </w:p>
        </w:tc>
      </w:tr>
      <w:tr w:rsidR="00E978C1" w14:paraId="1F9DEC6C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EF45228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7E00C941" w14:textId="59631DAA" w:rsidR="00E978C1" w:rsidRPr="007178B3" w:rsidRDefault="00604930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0.6</w:t>
            </w:r>
            <w:r w:rsidR="000F2F88">
              <w:rPr>
                <w:rFonts w:ascii="BIZ UDPGothic" w:eastAsia="BIZ UDPGothic" w:hAnsi="BIZ UDPGothic" w:hint="eastAsia"/>
                <w:color w:val="EE0000"/>
              </w:rPr>
              <w:t>956</w:t>
            </w:r>
          </w:p>
        </w:tc>
        <w:tc>
          <w:tcPr>
            <w:tcW w:w="1699" w:type="dxa"/>
            <w:vAlign w:val="center"/>
          </w:tcPr>
          <w:p w14:paraId="7F35C536" w14:textId="77777777" w:rsidR="00E978C1" w:rsidRDefault="00E978C1" w:rsidP="00B57BBF">
            <w:pPr>
              <w:ind w:right="70"/>
              <w:jc w:val="center"/>
              <w:rPr>
                <w:rFonts w:ascii="BIZ UDPGothic" w:eastAsia="BIZ UDPGothic" w:hAnsi="BIZ UDPGothic"/>
                <w:sz w:val="18"/>
                <w:szCs w:val="18"/>
              </w:rPr>
            </w:pPr>
            <w:r>
              <w:rPr>
                <w:rFonts w:ascii="BIZ UDPGothic" w:eastAsia="BIZ UDPGothic" w:hAnsi="BIZ UDPGothic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4CDB9989" w14:textId="4FB59F9D" w:rsidR="00E978C1" w:rsidRPr="007178B3" w:rsidRDefault="00EE05AF" w:rsidP="00B57BBF">
            <w:pPr>
              <w:ind w:right="70"/>
              <w:jc w:val="center"/>
              <w:rPr>
                <w:rFonts w:ascii="BIZ UDPGothic" w:eastAsia="BIZ UDPGothic" w:hAnsi="BIZ UDPGothic"/>
                <w:color w:val="EE0000"/>
              </w:rPr>
            </w:pPr>
            <w:r>
              <w:rPr>
                <w:rFonts w:ascii="BIZ UDPGothic" w:eastAsia="BIZ UDPGothic" w:hAnsi="BIZ UDPGothic" w:hint="eastAsia"/>
                <w:color w:val="EE0000"/>
              </w:rPr>
              <w:t>②</w:t>
            </w:r>
          </w:p>
        </w:tc>
      </w:tr>
    </w:tbl>
    <w:p w14:paraId="0883A1F0" w14:textId="77777777" w:rsidR="00E978C1" w:rsidRPr="0065184E" w:rsidRDefault="00E978C1" w:rsidP="00E978C1">
      <w:pPr>
        <w:ind w:right="70"/>
        <w:rPr>
          <w:rFonts w:ascii="BIZ UDPGothic" w:eastAsia="BIZ UDPGothic" w:hAnsi="BIZ UDPGothic"/>
          <w:color w:val="EE0000"/>
          <w:sz w:val="18"/>
          <w:szCs w:val="18"/>
        </w:rPr>
      </w:pPr>
      <w:r w:rsidRPr="0065184E">
        <w:rPr>
          <w:rFonts w:ascii="BIZ UDPGothic" w:eastAsia="BIZ UDPGothic" w:hAnsi="BIZ UDPGothic" w:hint="eastAsia"/>
          <w:color w:val="EE0000"/>
          <w:sz w:val="18"/>
          <w:szCs w:val="18"/>
        </w:rPr>
        <w:t>1問5点</w:t>
      </w:r>
    </w:p>
    <w:p w14:paraId="38566CD0" w14:textId="77777777" w:rsidR="00620DCF" w:rsidRPr="00926E98" w:rsidRDefault="00620DCF" w:rsidP="0080567C">
      <w:pPr>
        <w:ind w:right="70"/>
        <w:rPr>
          <w:rFonts w:ascii="BIZ UDPGothic" w:eastAsia="BIZ UDPGothic" w:hAnsi="BIZ UDPGothic"/>
          <w:sz w:val="18"/>
          <w:szCs w:val="18"/>
        </w:rPr>
      </w:pPr>
    </w:p>
    <w:sectPr w:rsidR="00620DCF" w:rsidRPr="00926E98" w:rsidSect="002E061C">
      <w:headerReference w:type="even" r:id="rId8"/>
      <w:headerReference w:type="default" r:id="rId9"/>
      <w:headerReference w:type="first" r:id="rId10"/>
      <w:footerReference w:type="first" r:id="rId11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ACCE" w14:textId="77777777" w:rsidR="00D761B6" w:rsidRDefault="00D761B6" w:rsidP="003157B7">
      <w:r>
        <w:separator/>
      </w:r>
    </w:p>
  </w:endnote>
  <w:endnote w:type="continuationSeparator" w:id="0">
    <w:p w14:paraId="15A11194" w14:textId="77777777" w:rsidR="00D761B6" w:rsidRDefault="00D761B6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altName w:val="HG丸ｺﾞｼｯｸM-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IZ UDPGothic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Gothic" w:eastAsia="BIZ UDPGothic" w:hAnsi="BIZ UDPGothic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Footer"/>
          <w:jc w:val="center"/>
          <w:rPr>
            <w:rFonts w:ascii="BIZ UDPGothic" w:eastAsia="BIZ UDPGothic" w:hAnsi="BIZ UDPGothic"/>
          </w:rPr>
        </w:pPr>
        <w:r w:rsidRPr="00926E98">
          <w:rPr>
            <w:rFonts w:ascii="BIZ UDPGothic" w:eastAsia="BIZ UDPGothic" w:hAnsi="BIZ UDPGothic"/>
          </w:rPr>
          <w:fldChar w:fldCharType="begin"/>
        </w:r>
        <w:r w:rsidRPr="00926E98">
          <w:rPr>
            <w:rFonts w:ascii="BIZ UDPGothic" w:eastAsia="BIZ UDPGothic" w:hAnsi="BIZ UDPGothic"/>
          </w:rPr>
          <w:instrText>PAGE   \* MERGEFORMAT</w:instrText>
        </w:r>
        <w:r w:rsidRPr="00926E98">
          <w:rPr>
            <w:rFonts w:ascii="BIZ UDPGothic" w:eastAsia="BIZ UDPGothic" w:hAnsi="BIZ UDPGothic"/>
          </w:rPr>
          <w:fldChar w:fldCharType="separate"/>
        </w:r>
        <w:r w:rsidRPr="00926E98">
          <w:rPr>
            <w:rFonts w:ascii="BIZ UDPGothic" w:eastAsia="BIZ UDPGothic" w:hAnsi="BIZ UDPGothic"/>
            <w:lang w:val="ja-JP"/>
          </w:rPr>
          <w:t>2</w:t>
        </w:r>
        <w:r w:rsidRPr="00926E98">
          <w:rPr>
            <w:rFonts w:ascii="BIZ UDPGothic" w:eastAsia="BIZ UDPGothic" w:hAnsi="BIZ UDPGothic"/>
          </w:rPr>
          <w:fldChar w:fldCharType="end"/>
        </w:r>
      </w:p>
    </w:sdtContent>
  </w:sdt>
  <w:p w14:paraId="216A469E" w14:textId="77777777" w:rsidR="00926E98" w:rsidRPr="00926E98" w:rsidRDefault="00926E98">
    <w:pPr>
      <w:pStyle w:val="Footer"/>
      <w:rPr>
        <w:rFonts w:ascii="BIZ UDPGothic" w:eastAsia="BIZ UDPGothic" w:hAnsi="BIZ UDPGoth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0C82" w14:textId="77777777" w:rsidR="00D761B6" w:rsidRDefault="00D761B6" w:rsidP="003157B7">
      <w:r>
        <w:separator/>
      </w:r>
    </w:p>
  </w:footnote>
  <w:footnote w:type="continuationSeparator" w:id="0">
    <w:p w14:paraId="3A845E2D" w14:textId="77777777" w:rsidR="00D761B6" w:rsidRDefault="00D761B6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59D113D7" w:rsidR="00014C29" w:rsidRPr="005879A1" w:rsidRDefault="00014C29" w:rsidP="005879A1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FC5B69">
      <w:rPr>
        <w:rFonts w:ascii="Arial" w:eastAsiaTheme="majorEastAsia" w:hAnsi="Arial" w:hint="eastAsia"/>
      </w:rPr>
      <w:t xml:space="preserve">　【</w:t>
    </w:r>
    <w:r w:rsidR="00A04DB0">
      <w:rPr>
        <w:rFonts w:ascii="Arial" w:eastAsiaTheme="majorEastAsia" w:hAnsi="Arial" w:hint="eastAsia"/>
      </w:rPr>
      <w:t>工</w:t>
    </w:r>
    <w:r w:rsidR="00FC5B69">
      <w:rPr>
        <w:rFonts w:ascii="Arial" w:eastAsiaTheme="majorEastAsia" w:hAnsi="Arial" w:hint="eastAsia"/>
      </w:rPr>
      <w:t>学部クラス】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Header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Gothic" w:eastAsia="BIZ UDPGothic" w:hAnsi="BIZ UDPGothic"/>
        <w:sz w:val="16"/>
        <w:lang w:eastAsia="zh-TW"/>
      </w:rPr>
    </w:pPr>
    <w:r w:rsidRPr="00926E98">
      <w:rPr>
        <w:rFonts w:ascii="BIZ UDPGothic" w:eastAsia="BIZ UDPGothic" w:hAnsi="BIZ UDPGothic"/>
        <w:lang w:eastAsia="zh-TW"/>
      </w:rPr>
      <w:t>20</w:t>
    </w:r>
    <w:r w:rsidR="00926E98" w:rsidRPr="00926E98">
      <w:rPr>
        <w:rFonts w:ascii="BIZ UDPGothic" w:eastAsia="BIZ UDPGothic" w:hAnsi="BIZ UDPGothic"/>
        <w:lang w:eastAsia="zh-TW"/>
      </w:rPr>
      <w:t>2</w:t>
    </w:r>
    <w:r w:rsidR="00926E98" w:rsidRPr="00926E98">
      <w:rPr>
        <w:rFonts w:ascii="BIZ UDPGothic" w:eastAsia="BIZ UDPGothic" w:hAnsi="BIZ UDPGothic" w:hint="eastAsia"/>
      </w:rPr>
      <w:t>2</w:t>
    </w:r>
    <w:r w:rsidRPr="00926E98">
      <w:rPr>
        <w:rFonts w:ascii="BIZ UDPGothic" w:eastAsia="BIZ UDPGothic" w:hAnsi="BIZ UDPGothic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3"/>
  </w:num>
  <w:num w:numId="3" w16cid:durableId="1615550341">
    <w:abstractNumId w:val="0"/>
  </w:num>
  <w:num w:numId="4" w16cid:durableId="443841246">
    <w:abstractNumId w:val="4"/>
  </w:num>
  <w:num w:numId="5" w16cid:durableId="1518613860">
    <w:abstractNumId w:val="6"/>
  </w:num>
  <w:num w:numId="6" w16cid:durableId="1377436036">
    <w:abstractNumId w:val="5"/>
  </w:num>
  <w:num w:numId="7" w16cid:durableId="238369584">
    <w:abstractNumId w:val="7"/>
  </w:num>
  <w:num w:numId="8" w16cid:durableId="1421022958">
    <w:abstractNumId w:val="2"/>
  </w:num>
  <w:num w:numId="9" w16cid:durableId="671183058">
    <w:abstractNumId w:val="9"/>
  </w:num>
  <w:num w:numId="10" w16cid:durableId="251748060">
    <w:abstractNumId w:val="10"/>
  </w:num>
  <w:num w:numId="11" w16cid:durableId="364990230">
    <w:abstractNumId w:val="11"/>
  </w:num>
  <w:num w:numId="12" w16cid:durableId="1711223589">
    <w:abstractNumId w:val="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須永大介">
    <w15:presenceInfo w15:providerId="AD" w15:userId="S::dsunaga@reitaku-u.ac.jp::afee7028-08f7-45fb-b56f-efe6c4357b09"/>
  </w15:person>
  <w15:person w15:author="河野　洋">
    <w15:presenceInfo w15:providerId="AD" w15:userId="S::ykawano@reitaku-u.ac.jp::bf90bd03-5f39-4d55-b3c9-6923b5ab45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revisionView w:markup="0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09E2"/>
    <w:rsid w:val="00002262"/>
    <w:rsid w:val="0000440F"/>
    <w:rsid w:val="00011361"/>
    <w:rsid w:val="000129C9"/>
    <w:rsid w:val="000137B6"/>
    <w:rsid w:val="000146F0"/>
    <w:rsid w:val="00014C29"/>
    <w:rsid w:val="00016B97"/>
    <w:rsid w:val="00034D63"/>
    <w:rsid w:val="00034E93"/>
    <w:rsid w:val="00060F78"/>
    <w:rsid w:val="000632A0"/>
    <w:rsid w:val="00066D65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E1C98"/>
    <w:rsid w:val="000F2F88"/>
    <w:rsid w:val="000F3D3C"/>
    <w:rsid w:val="000F5780"/>
    <w:rsid w:val="00100D2D"/>
    <w:rsid w:val="00107C72"/>
    <w:rsid w:val="0011073F"/>
    <w:rsid w:val="00123CED"/>
    <w:rsid w:val="00131D6F"/>
    <w:rsid w:val="00146536"/>
    <w:rsid w:val="0015518C"/>
    <w:rsid w:val="00156AD5"/>
    <w:rsid w:val="00166015"/>
    <w:rsid w:val="00174057"/>
    <w:rsid w:val="0018537D"/>
    <w:rsid w:val="001B1BFD"/>
    <w:rsid w:val="001B20AA"/>
    <w:rsid w:val="001B3ABE"/>
    <w:rsid w:val="001B6BDA"/>
    <w:rsid w:val="001C2ED2"/>
    <w:rsid w:val="001C3AE2"/>
    <w:rsid w:val="001E2FA8"/>
    <w:rsid w:val="001F2A9A"/>
    <w:rsid w:val="001F389B"/>
    <w:rsid w:val="00201B79"/>
    <w:rsid w:val="002106CF"/>
    <w:rsid w:val="00213E31"/>
    <w:rsid w:val="00217697"/>
    <w:rsid w:val="0022234B"/>
    <w:rsid w:val="002323C3"/>
    <w:rsid w:val="00233101"/>
    <w:rsid w:val="00237C33"/>
    <w:rsid w:val="00242AEB"/>
    <w:rsid w:val="00243F5F"/>
    <w:rsid w:val="0025438A"/>
    <w:rsid w:val="002600E4"/>
    <w:rsid w:val="002650DA"/>
    <w:rsid w:val="00265512"/>
    <w:rsid w:val="00270D7B"/>
    <w:rsid w:val="00284EFC"/>
    <w:rsid w:val="00290542"/>
    <w:rsid w:val="002935C8"/>
    <w:rsid w:val="002935F2"/>
    <w:rsid w:val="00293A70"/>
    <w:rsid w:val="002959EC"/>
    <w:rsid w:val="002A0AA7"/>
    <w:rsid w:val="002A7BA6"/>
    <w:rsid w:val="002D2971"/>
    <w:rsid w:val="002D46A7"/>
    <w:rsid w:val="002E061C"/>
    <w:rsid w:val="002E0F1D"/>
    <w:rsid w:val="002E1B71"/>
    <w:rsid w:val="002E48AC"/>
    <w:rsid w:val="002E7630"/>
    <w:rsid w:val="002F167E"/>
    <w:rsid w:val="0031062E"/>
    <w:rsid w:val="00315422"/>
    <w:rsid w:val="003157B7"/>
    <w:rsid w:val="003223E7"/>
    <w:rsid w:val="003241C5"/>
    <w:rsid w:val="0034057B"/>
    <w:rsid w:val="00347877"/>
    <w:rsid w:val="0036432B"/>
    <w:rsid w:val="003678C3"/>
    <w:rsid w:val="0037048D"/>
    <w:rsid w:val="0039642E"/>
    <w:rsid w:val="00396DB0"/>
    <w:rsid w:val="003B5063"/>
    <w:rsid w:val="003C3E0D"/>
    <w:rsid w:val="003D319F"/>
    <w:rsid w:val="003D6228"/>
    <w:rsid w:val="003D76A4"/>
    <w:rsid w:val="003E0C29"/>
    <w:rsid w:val="003E1C18"/>
    <w:rsid w:val="003E3923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C83"/>
    <w:rsid w:val="00452248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A5B"/>
    <w:rsid w:val="004C2D1F"/>
    <w:rsid w:val="004D413C"/>
    <w:rsid w:val="004D5BD3"/>
    <w:rsid w:val="004F3F01"/>
    <w:rsid w:val="004F6DA7"/>
    <w:rsid w:val="00503B44"/>
    <w:rsid w:val="005107C2"/>
    <w:rsid w:val="005148A5"/>
    <w:rsid w:val="00521BCF"/>
    <w:rsid w:val="00537067"/>
    <w:rsid w:val="005551AA"/>
    <w:rsid w:val="00556092"/>
    <w:rsid w:val="005776B4"/>
    <w:rsid w:val="005836A4"/>
    <w:rsid w:val="00584D2E"/>
    <w:rsid w:val="00586206"/>
    <w:rsid w:val="005879A1"/>
    <w:rsid w:val="00595A7D"/>
    <w:rsid w:val="005A1CB2"/>
    <w:rsid w:val="005A5D30"/>
    <w:rsid w:val="005B533A"/>
    <w:rsid w:val="005D5171"/>
    <w:rsid w:val="005E4ECF"/>
    <w:rsid w:val="005E5025"/>
    <w:rsid w:val="005E6D06"/>
    <w:rsid w:val="005E73D5"/>
    <w:rsid w:val="006017C4"/>
    <w:rsid w:val="00604930"/>
    <w:rsid w:val="00610ED0"/>
    <w:rsid w:val="00612B35"/>
    <w:rsid w:val="00614820"/>
    <w:rsid w:val="00620DCF"/>
    <w:rsid w:val="00624B34"/>
    <w:rsid w:val="0062522E"/>
    <w:rsid w:val="00627167"/>
    <w:rsid w:val="00645489"/>
    <w:rsid w:val="00650E4D"/>
    <w:rsid w:val="0065184E"/>
    <w:rsid w:val="006603BC"/>
    <w:rsid w:val="00664841"/>
    <w:rsid w:val="006840C8"/>
    <w:rsid w:val="006865A7"/>
    <w:rsid w:val="006A237F"/>
    <w:rsid w:val="006A32AC"/>
    <w:rsid w:val="006A38F3"/>
    <w:rsid w:val="006A71DF"/>
    <w:rsid w:val="006C05D9"/>
    <w:rsid w:val="006C45CB"/>
    <w:rsid w:val="006D732A"/>
    <w:rsid w:val="006D7371"/>
    <w:rsid w:val="006F0496"/>
    <w:rsid w:val="006F3AA9"/>
    <w:rsid w:val="006F503A"/>
    <w:rsid w:val="006F6460"/>
    <w:rsid w:val="006F7172"/>
    <w:rsid w:val="00712998"/>
    <w:rsid w:val="007178B3"/>
    <w:rsid w:val="007225F8"/>
    <w:rsid w:val="00730912"/>
    <w:rsid w:val="0073149B"/>
    <w:rsid w:val="007338CB"/>
    <w:rsid w:val="00760862"/>
    <w:rsid w:val="00760DD5"/>
    <w:rsid w:val="00770240"/>
    <w:rsid w:val="00770808"/>
    <w:rsid w:val="00770FF8"/>
    <w:rsid w:val="00774911"/>
    <w:rsid w:val="007902B5"/>
    <w:rsid w:val="00797180"/>
    <w:rsid w:val="007A75F5"/>
    <w:rsid w:val="007A7C22"/>
    <w:rsid w:val="007B0D3D"/>
    <w:rsid w:val="007C5C27"/>
    <w:rsid w:val="007D08BF"/>
    <w:rsid w:val="007D3CBF"/>
    <w:rsid w:val="007E1626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1477E"/>
    <w:rsid w:val="008239E8"/>
    <w:rsid w:val="00823DEF"/>
    <w:rsid w:val="008333B1"/>
    <w:rsid w:val="008407BE"/>
    <w:rsid w:val="0084115F"/>
    <w:rsid w:val="008467F1"/>
    <w:rsid w:val="00865AB1"/>
    <w:rsid w:val="008805B9"/>
    <w:rsid w:val="008817F0"/>
    <w:rsid w:val="008943AA"/>
    <w:rsid w:val="008A3469"/>
    <w:rsid w:val="008C7A32"/>
    <w:rsid w:val="008D3CE8"/>
    <w:rsid w:val="008D4705"/>
    <w:rsid w:val="008D6C63"/>
    <w:rsid w:val="008E1E7C"/>
    <w:rsid w:val="008F0278"/>
    <w:rsid w:val="00900846"/>
    <w:rsid w:val="009076B1"/>
    <w:rsid w:val="00912C2D"/>
    <w:rsid w:val="00921068"/>
    <w:rsid w:val="0092260A"/>
    <w:rsid w:val="009256D7"/>
    <w:rsid w:val="00925B66"/>
    <w:rsid w:val="00926E98"/>
    <w:rsid w:val="00926EA0"/>
    <w:rsid w:val="00927E05"/>
    <w:rsid w:val="0094248A"/>
    <w:rsid w:val="00946E2E"/>
    <w:rsid w:val="009524EA"/>
    <w:rsid w:val="009614E8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36"/>
    <w:rsid w:val="009D6748"/>
    <w:rsid w:val="009E630D"/>
    <w:rsid w:val="009F1AC5"/>
    <w:rsid w:val="00A04DB0"/>
    <w:rsid w:val="00A15658"/>
    <w:rsid w:val="00A21877"/>
    <w:rsid w:val="00A22223"/>
    <w:rsid w:val="00A31AA7"/>
    <w:rsid w:val="00A510AD"/>
    <w:rsid w:val="00A52BC9"/>
    <w:rsid w:val="00A60240"/>
    <w:rsid w:val="00A626DA"/>
    <w:rsid w:val="00A6313F"/>
    <w:rsid w:val="00A6477F"/>
    <w:rsid w:val="00A80276"/>
    <w:rsid w:val="00A8508A"/>
    <w:rsid w:val="00A9147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32C14"/>
    <w:rsid w:val="00B44E5B"/>
    <w:rsid w:val="00B4627C"/>
    <w:rsid w:val="00B5687F"/>
    <w:rsid w:val="00B61900"/>
    <w:rsid w:val="00B62ECC"/>
    <w:rsid w:val="00B64011"/>
    <w:rsid w:val="00B70B28"/>
    <w:rsid w:val="00B724F9"/>
    <w:rsid w:val="00B9186D"/>
    <w:rsid w:val="00BA33C5"/>
    <w:rsid w:val="00BA4A60"/>
    <w:rsid w:val="00BA6A69"/>
    <w:rsid w:val="00BB652B"/>
    <w:rsid w:val="00BD669D"/>
    <w:rsid w:val="00BD6F0A"/>
    <w:rsid w:val="00BE0778"/>
    <w:rsid w:val="00BE2A31"/>
    <w:rsid w:val="00BF08BC"/>
    <w:rsid w:val="00BF2883"/>
    <w:rsid w:val="00C019DB"/>
    <w:rsid w:val="00C21EDF"/>
    <w:rsid w:val="00C24219"/>
    <w:rsid w:val="00C31718"/>
    <w:rsid w:val="00C437C9"/>
    <w:rsid w:val="00C43A8B"/>
    <w:rsid w:val="00C5079A"/>
    <w:rsid w:val="00C54F51"/>
    <w:rsid w:val="00C55547"/>
    <w:rsid w:val="00C5684E"/>
    <w:rsid w:val="00C60B3C"/>
    <w:rsid w:val="00C63DA8"/>
    <w:rsid w:val="00C76F76"/>
    <w:rsid w:val="00C77F72"/>
    <w:rsid w:val="00C80216"/>
    <w:rsid w:val="00C823D1"/>
    <w:rsid w:val="00C82FE3"/>
    <w:rsid w:val="00C919FD"/>
    <w:rsid w:val="00C941AC"/>
    <w:rsid w:val="00C954A2"/>
    <w:rsid w:val="00CA04C8"/>
    <w:rsid w:val="00CC09B4"/>
    <w:rsid w:val="00CD1178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45B1E"/>
    <w:rsid w:val="00D50423"/>
    <w:rsid w:val="00D50756"/>
    <w:rsid w:val="00D6158D"/>
    <w:rsid w:val="00D64E7A"/>
    <w:rsid w:val="00D72ACA"/>
    <w:rsid w:val="00D761B6"/>
    <w:rsid w:val="00D84BA1"/>
    <w:rsid w:val="00D86C6B"/>
    <w:rsid w:val="00D92A3A"/>
    <w:rsid w:val="00D92FA5"/>
    <w:rsid w:val="00D97EA1"/>
    <w:rsid w:val="00DB251D"/>
    <w:rsid w:val="00DB7279"/>
    <w:rsid w:val="00DC33A1"/>
    <w:rsid w:val="00DC7821"/>
    <w:rsid w:val="00DD0929"/>
    <w:rsid w:val="00DD34E2"/>
    <w:rsid w:val="00DF15CB"/>
    <w:rsid w:val="00E05080"/>
    <w:rsid w:val="00E0701D"/>
    <w:rsid w:val="00E14C01"/>
    <w:rsid w:val="00E25F59"/>
    <w:rsid w:val="00E32DF6"/>
    <w:rsid w:val="00E3555C"/>
    <w:rsid w:val="00E4196D"/>
    <w:rsid w:val="00E4638B"/>
    <w:rsid w:val="00E519E4"/>
    <w:rsid w:val="00E52532"/>
    <w:rsid w:val="00E70EE3"/>
    <w:rsid w:val="00E77A69"/>
    <w:rsid w:val="00E82EC6"/>
    <w:rsid w:val="00E93820"/>
    <w:rsid w:val="00E978C1"/>
    <w:rsid w:val="00EA3683"/>
    <w:rsid w:val="00EB19C2"/>
    <w:rsid w:val="00EB5450"/>
    <w:rsid w:val="00EC3007"/>
    <w:rsid w:val="00EE05AF"/>
    <w:rsid w:val="00EF4297"/>
    <w:rsid w:val="00EF74C2"/>
    <w:rsid w:val="00F02F98"/>
    <w:rsid w:val="00F1142A"/>
    <w:rsid w:val="00F46707"/>
    <w:rsid w:val="00F47A1A"/>
    <w:rsid w:val="00F524EA"/>
    <w:rsid w:val="00F55CDE"/>
    <w:rsid w:val="00F750FF"/>
    <w:rsid w:val="00F921AB"/>
    <w:rsid w:val="00F95338"/>
    <w:rsid w:val="00FC04CE"/>
    <w:rsid w:val="00FC0AE6"/>
    <w:rsid w:val="00FC257C"/>
    <w:rsid w:val="00FC260A"/>
    <w:rsid w:val="00FC5B69"/>
    <w:rsid w:val="00FD58C4"/>
    <w:rsid w:val="00FD5B33"/>
    <w:rsid w:val="00FE3CB0"/>
    <w:rsid w:val="00FE5BBA"/>
    <w:rsid w:val="00FF0A67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MaruGothicMPRO" w:hAnsi="Trebuchet MS" w:cstheme="majorBidi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Header">
    <w:name w:val="header"/>
    <w:basedOn w:val="Normal"/>
    <w:link w:val="Head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157B7"/>
  </w:style>
  <w:style w:type="paragraph" w:styleId="Footer">
    <w:name w:val="footer"/>
    <w:basedOn w:val="Normal"/>
    <w:link w:val="FooterChar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57B7"/>
  </w:style>
  <w:style w:type="character" w:styleId="PlaceholderText">
    <w:name w:val="Placeholder Text"/>
    <w:basedOn w:val="DefaultParagraphFont"/>
    <w:uiPriority w:val="99"/>
    <w:semiHidden/>
    <w:rsid w:val="007A7C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24B34"/>
    <w:pPr>
      <w:spacing w:before="100" w:beforeAutospacing="1" w:after="100" w:afterAutospacing="1"/>
    </w:pPr>
    <w:rPr>
      <w:rFonts w:ascii="MS PGothic" w:eastAsia="MS PGothic" w:hAnsi="MS PGothic" w:cs="MS PGothic"/>
    </w:rPr>
  </w:style>
  <w:style w:type="table" w:styleId="TableGrid">
    <w:name w:val="Table Grid"/>
    <w:basedOn w:val="TableNormal"/>
    <w:uiPriority w:val="59"/>
    <w:rsid w:val="006F7172"/>
    <w:rPr>
      <w:rFonts w:ascii="Century" w:eastAsia="MS Mincho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47877"/>
    <w:rPr>
      <w:rFonts w:ascii="Trebuchet MS" w:eastAsia="HGMaruGothicMPRO" w:hAnsi="Trebuchet MS" w:cstheme="majorBidi"/>
      <w:sz w:val="22"/>
    </w:rPr>
  </w:style>
  <w:style w:type="paragraph" w:styleId="Revision">
    <w:name w:val="Revision"/>
    <w:hidden/>
    <w:uiPriority w:val="99"/>
    <w:semiHidden/>
    <w:rsid w:val="006A71DF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452</Words>
  <Characters>642</Characters>
  <Application>Microsoft Office Word</Application>
  <DocSecurity>0</DocSecurity>
  <Lines>128</Lines>
  <Paragraphs>156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河野　洋</cp:lastModifiedBy>
  <cp:revision>19</cp:revision>
  <cp:lastPrinted>2023-01-08T04:57:00Z</cp:lastPrinted>
  <dcterms:created xsi:type="dcterms:W3CDTF">2026-01-11T05:09:00Z</dcterms:created>
  <dcterms:modified xsi:type="dcterms:W3CDTF">2026-01-15T03:57:00Z</dcterms:modified>
</cp:coreProperties>
</file>