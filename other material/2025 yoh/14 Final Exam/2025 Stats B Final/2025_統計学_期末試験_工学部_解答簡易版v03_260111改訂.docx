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DDB9" w14:textId="77777777" w:rsidR="002A7BA6" w:rsidRDefault="002A7BA6">
      <w:pPr>
        <w:rPr>
          <w:rFonts w:ascii="BIZ UDPゴシック" w:eastAsia="BIZ UDPゴシック" w:hAnsi="BIZ UDPゴシック"/>
          <w:sz w:val="18"/>
          <w:szCs w:val="18"/>
        </w:rPr>
      </w:pPr>
    </w:p>
    <w:p w14:paraId="11811F39" w14:textId="46C63434" w:rsidR="0065184E" w:rsidRDefault="0065184E">
      <w:pPr>
        <w:rPr>
          <w:rFonts w:ascii="BIZ UDPゴシック" w:eastAsia="BIZ UDPゴシック" w:hAnsi="BIZ UDPゴシック"/>
          <w:color w:val="EE0000"/>
          <w:sz w:val="18"/>
          <w:szCs w:val="18"/>
        </w:rPr>
      </w:pP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小数点以下桁数は多少違っていてもOK．小数点以下誤差に関してもおおよそ誤差の範疇なら◎</w:t>
      </w:r>
    </w:p>
    <w:p w14:paraId="112FAE09" w14:textId="62EB188C" w:rsidR="00770808" w:rsidRPr="0065184E" w:rsidRDefault="00770808">
      <w:pPr>
        <w:rPr>
          <w:rFonts w:ascii="BIZ UDPゴシック" w:eastAsia="BIZ UDPゴシック" w:hAnsi="BIZ UDPゴシック"/>
          <w:color w:val="EE0000"/>
          <w:sz w:val="18"/>
          <w:szCs w:val="18"/>
        </w:rPr>
      </w:pP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※詳細はExcelファイルをご参照ください．</w:t>
      </w:r>
    </w:p>
    <w:p w14:paraId="4CCDB38A" w14:textId="77777777" w:rsidR="0065184E" w:rsidRDefault="0065184E">
      <w:pPr>
        <w:rPr>
          <w:rFonts w:ascii="BIZ UDPゴシック" w:eastAsia="BIZ UDPゴシック" w:hAnsi="BIZ UDPゴシック"/>
          <w:sz w:val="18"/>
          <w:szCs w:val="18"/>
        </w:rPr>
      </w:pPr>
    </w:p>
    <w:p w14:paraId="6E42BDF7" w14:textId="78B49DE2" w:rsidR="00FD5B33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t>Q1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C9DF921" w14:textId="77777777" w:rsidR="00E70EE3" w:rsidRDefault="00E70EE3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1052E35C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9F1AFB8" w14:textId="7777777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6F89C31A" w14:textId="688141F9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355FB589" w14:textId="46C5E6E8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E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=0.2</m:t>
                </m:r>
                <m:r>
                  <w:del w:id="0" w:author="須永大介" w:date="2026-01-11T19:30:00Z" w16du:dateUtc="2026-01-11T10:30:00Z">
                    <w:rPr>
                      <w:rFonts w:ascii="Cambria Math" w:eastAsia="BIZ UDPゴシック" w:hAnsi="Cambria Math"/>
                      <w:color w:val="EE0000"/>
                    </w:rPr>
                    <m:t>5</m:t>
                  </w:del>
                </m:r>
                <m:r>
                  <w:ins w:id="1" w:author="須永大介" w:date="2026-01-11T19:30:00Z" w16du:dateUtc="2026-01-11T10:30:00Z">
                    <w:rPr>
                      <w:rFonts w:ascii="Cambria Math" w:eastAsia="BIZ UDPゴシック" w:hAnsi="Cambria Math" w:hint="eastAsia"/>
                      <w:color w:val="EE0000"/>
                    </w:rPr>
                    <m:t>0</m:t>
                  </w:ins>
                </m:r>
              </m:oMath>
            </m:oMathPara>
          </w:p>
        </w:tc>
        <w:tc>
          <w:tcPr>
            <w:tcW w:w="1699" w:type="dxa"/>
            <w:vAlign w:val="center"/>
          </w:tcPr>
          <w:p w14:paraId="02A78908" w14:textId="7E2544B1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33C41ABE" w14:textId="09FFD2C7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6BE376D6" w14:textId="2827B36D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Var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=0.</m:t>
                </m:r>
                <m:r>
                  <w:del w:id="2" w:author="須永大介" w:date="2026-01-11T19:31:00Z" w16du:dateUtc="2026-01-11T10:31:00Z">
                    <w:rPr>
                      <w:rFonts w:ascii="Cambria Math" w:eastAsia="BIZ UDPゴシック" w:hAnsi="Cambria Math"/>
                      <w:color w:val="EE0000"/>
                    </w:rPr>
                    <m:t>24</m:t>
                  </w:del>
                </m:r>
                <m:r>
                  <w:ins w:id="3" w:author="須永大介" w:date="2026-01-11T19:31:00Z" w16du:dateUtc="2026-01-11T10:31:00Z">
                    <w:rPr>
                      <w:rFonts w:ascii="Cambria Math" w:eastAsia="BIZ UDPゴシック" w:hAnsi="Cambria Math" w:hint="eastAsia"/>
                      <w:color w:val="EE0000"/>
                    </w:rPr>
                    <m:t>19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</m:t>
                    </m:r>
                    <m:r>
                      <w:del w:id="4" w:author="須永大介" w:date="2026-01-11T19:31:00Z" w16du:dateUtc="2026-01-11T10:31:00Z">
                        <w:rPr>
                          <w:rFonts w:ascii="Cambria Math" w:eastAsia="BIZ UDPゴシック" w:hAnsi="Cambria Math"/>
                          <w:color w:val="EE0000"/>
                        </w:rPr>
                        <m:t>2375</m:t>
                      </w:del>
                    </m:r>
                    <m:r>
                      <w:ins w:id="5" w:author="須永大介" w:date="2026-01-11T19:31:00Z" w16du:dateUtc="2026-01-11T10:31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192</m:t>
                      </w:ins>
                    </m:r>
                  </m:e>
                </m:d>
              </m:oMath>
            </m:oMathPara>
          </w:p>
        </w:tc>
      </w:tr>
      <w:tr w:rsidR="002D2971" w14:paraId="3C94CF7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56E8FE63" w14:textId="5916A463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3E8C327" w14:textId="6DC4E56B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0.</m:t>
                </m:r>
                <m:r>
                  <w:del w:id="6" w:author="須永大介" w:date="2026-01-11T19:33:00Z" w16du:dateUtc="2026-01-11T10:33:00Z">
                    <w:rPr>
                      <w:rFonts w:ascii="Cambria Math" w:eastAsia="BIZ UDPゴシック" w:hAnsi="Cambria Math"/>
                      <w:color w:val="EE0000"/>
                    </w:rPr>
                    <m:t>77</m:t>
                  </w:del>
                </m:r>
                <m:r>
                  <w:ins w:id="7" w:author="須永大介" w:date="2026-01-11T19:33:00Z" w16du:dateUtc="2026-01-11T10:33:00Z">
                    <w:rPr>
                      <w:rFonts w:ascii="Cambria Math" w:eastAsia="BIZ UDPゴシック" w:hAnsi="Cambria Math" w:hint="eastAsia"/>
                      <w:color w:val="EE0000"/>
                    </w:rPr>
                    <m:t>82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</m:t>
                    </m:r>
                    <m:r>
                      <w:del w:id="8" w:author="須永大介" w:date="2026-01-11T19:33:00Z" w16du:dateUtc="2026-01-11T10:33:00Z">
                        <w:rPr>
                          <w:rFonts w:ascii="Cambria Math" w:eastAsia="BIZ UDPゴシック" w:hAnsi="Cambria Math"/>
                          <w:color w:val="EE0000"/>
                        </w:rPr>
                        <m:t>7738</m:t>
                      </w:del>
                    </m:r>
                    <m:r>
                      <w:ins w:id="9" w:author="須永大介" w:date="2026-01-11T19:33:00Z" w16du:dateUtc="2026-01-11T10:33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8154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23938B7B" w14:textId="42EE4662" w:rsidR="002D2971" w:rsidRDefault="002D2971" w:rsidP="002D297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9" w:type="dxa"/>
            <w:vAlign w:val="center"/>
          </w:tcPr>
          <w:p w14:paraId="2A633FD6" w14:textId="650FF832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0.00</m:t>
                </m:r>
                <m:r>
                  <w:del w:id="10" w:author="須永大介" w:date="2026-01-11T19:45:00Z" w16du:dateUtc="2026-01-11T10:45:00Z">
                    <w:rPr>
                      <w:rFonts w:ascii="Cambria Math" w:eastAsia="BIZ UDPゴシック" w:hAnsi="Cambria Math"/>
                      <w:color w:val="EE0000"/>
                    </w:rPr>
                    <m:t>12</m:t>
                  </w:del>
                </m:r>
                <m:r>
                  <w:ins w:id="11" w:author="須永大介" w:date="2026-01-11T19:45:00Z" w16du:dateUtc="2026-01-11T10:45:00Z">
                    <w:rPr>
                      <w:rFonts w:ascii="Cambria Math" w:eastAsia="BIZ UDPゴシック" w:hAnsi="Cambria Math" w:hint="eastAsia"/>
                      <w:color w:val="EE0000"/>
                    </w:rPr>
                    <m:t>06</m:t>
                  </w:ins>
                </m:r>
              </m:oMath>
            </m:oMathPara>
          </w:p>
        </w:tc>
      </w:tr>
    </w:tbl>
    <w:p w14:paraId="062ED034" w14:textId="32989B79" w:rsidR="0065184E" w:rsidRPr="0065184E" w:rsidRDefault="0065184E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4230706B" w14:textId="5E29D720" w:rsidR="00FD5B33" w:rsidRPr="0065184E" w:rsidRDefault="0065184E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※(1)は両方正答で5点．部分点OK．</w:t>
      </w:r>
    </w:p>
    <w:p w14:paraId="3DF969CC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A5D0B94" w14:textId="17BE30B1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2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</w:t>
      </w:r>
      <w:r w:rsidR="00E70EE3">
        <w:rPr>
          <w:rFonts w:ascii="BIZ UDPゴシック" w:eastAsia="BIZ UDPゴシック" w:hAnsi="BIZ UDPゴシック" w:hint="eastAsia"/>
          <w:sz w:val="18"/>
          <w:szCs w:val="18"/>
        </w:rPr>
        <w:t>10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19241A0" w14:textId="22EC5E0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2D2971" w14:paraId="4519650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5820F3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98F9232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期待値</w:t>
            </w:r>
          </w:p>
        </w:tc>
        <w:tc>
          <w:tcPr>
            <w:tcW w:w="3398" w:type="dxa"/>
            <w:vAlign w:val="center"/>
          </w:tcPr>
          <w:p w14:paraId="03E84562" w14:textId="3C549BAB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E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=1</m:t>
                </m:r>
                <m:r>
                  <w:del w:id="12" w:author="須永大介" w:date="2026-01-11T19:48:00Z" w16du:dateUtc="2026-01-11T10:48:00Z">
                    <w:rPr>
                      <w:rFonts w:ascii="Cambria Math" w:eastAsia="BIZ UDPゴシック" w:hAnsi="Cambria Math"/>
                      <w:color w:val="EE0000"/>
                    </w:rPr>
                    <m:t>.5</m:t>
                  </w:del>
                </m:r>
                <m:r>
                  <w:ins w:id="13" w:author="須永大介" w:date="2026-01-11T19:47:00Z" w16du:dateUtc="2026-01-11T10:47:00Z">
                    <w:rPr>
                      <w:rFonts w:ascii="Cambria Math" w:eastAsia="BIZ UDPゴシック" w:hAnsi="Cambria Math" w:hint="eastAsia"/>
                      <w:color w:val="EE0000"/>
                    </w:rPr>
                    <m:t>3</m:t>
                  </w:ins>
                </m:r>
                <m:r>
                  <w:ins w:id="14" w:author="須永大介" w:date="2026-01-11T19:48:00Z" w16du:dateUtc="2026-01-11T10:48:00Z">
                    <w:rPr>
                      <w:rFonts w:ascii="Cambria Math" w:eastAsia="BIZ UDPゴシック" w:hAnsi="Cambria Math" w:hint="eastAsia"/>
                      <w:color w:val="EE0000"/>
                    </w:rPr>
                    <m:t>.0</m:t>
                  </w:ins>
                </m:r>
              </m:oMath>
            </m:oMathPara>
          </w:p>
        </w:tc>
        <w:tc>
          <w:tcPr>
            <w:tcW w:w="1699" w:type="dxa"/>
            <w:vAlign w:val="center"/>
          </w:tcPr>
          <w:p w14:paraId="00BA8371" w14:textId="71F22F7B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</w:t>
            </w:r>
            <w:r w:rsidR="00620DCF">
              <w:rPr>
                <w:rFonts w:ascii="BIZ UDPゴシック" w:eastAsia="BIZ UDPゴシック" w:hAnsi="BIZ UDPゴシック" w:hint="eastAsia"/>
                <w:sz w:val="18"/>
                <w:szCs w:val="18"/>
              </w:rPr>
              <w:t>１</w:t>
            </w: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）</w:t>
            </w:r>
          </w:p>
          <w:p w14:paraId="0E513A6E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分散</w:t>
            </w:r>
          </w:p>
        </w:tc>
        <w:tc>
          <w:tcPr>
            <w:tcW w:w="3399" w:type="dxa"/>
            <w:vAlign w:val="center"/>
          </w:tcPr>
          <w:p w14:paraId="5D3B402A" w14:textId="271A6BF8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Var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d>
                <m:r>
                  <w:rPr>
                    <w:rFonts w:ascii="Cambria Math" w:eastAsia="BIZ UDPゴシック" w:hAnsi="Cambria Math"/>
                    <w:color w:val="EE0000"/>
                  </w:rPr>
                  <m:t>=1</m:t>
                </m:r>
                <m:r>
                  <w:del w:id="15" w:author="須永大介" w:date="2026-01-11T19:48:00Z" w16du:dateUtc="2026-01-11T10:48:00Z">
                    <w:rPr>
                      <w:rFonts w:ascii="Cambria Math" w:eastAsia="BIZ UDPゴシック" w:hAnsi="Cambria Math"/>
                      <w:color w:val="EE0000"/>
                    </w:rPr>
                    <m:t>.5</m:t>
                  </w:del>
                </m:r>
                <m:r>
                  <w:ins w:id="16" w:author="須永大介" w:date="2026-01-11T19:48:00Z" w16du:dateUtc="2026-01-11T10:48:00Z">
                    <w:rPr>
                      <w:rFonts w:ascii="Cambria Math" w:eastAsia="BIZ UDPゴシック" w:hAnsi="Cambria Math" w:hint="eastAsia"/>
                      <w:color w:val="EE0000"/>
                    </w:rPr>
                    <m:t>3.0</m:t>
                  </w:ins>
                </m:r>
              </m:oMath>
            </m:oMathPara>
          </w:p>
        </w:tc>
      </w:tr>
      <w:tr w:rsidR="002D2971" w14:paraId="597E9D6B" w14:textId="77777777" w:rsidTr="002D2971">
        <w:trPr>
          <w:trHeight w:val="794"/>
        </w:trPr>
        <w:tc>
          <w:tcPr>
            <w:tcW w:w="1699" w:type="dxa"/>
            <w:vAlign w:val="center"/>
          </w:tcPr>
          <w:p w14:paraId="7A46D1DA" w14:textId="77777777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09ED9D7F" w14:textId="532A172A" w:rsidR="002D2971" w:rsidRPr="0065184E" w:rsidRDefault="0065184E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0.</m:t>
                </m:r>
                <m:r>
                  <w:del w:id="17" w:author="須永大介" w:date="2026-01-11T19:48:00Z" w16du:dateUtc="2026-01-11T10:48:00Z">
                    <w:rPr>
                      <w:rFonts w:ascii="Cambria Math" w:eastAsia="BIZ UDPゴシック" w:hAnsi="Cambria Math"/>
                      <w:color w:val="EE0000"/>
                    </w:rPr>
                    <m:t>22</m:t>
                  </w:del>
                </m:r>
                <m:r>
                  <w:ins w:id="18" w:author="須永大介" w:date="2026-01-11T19:48:00Z" w16du:dateUtc="2026-01-11T10:48:00Z">
                    <w:rPr>
                      <w:rFonts w:ascii="Cambria Math" w:eastAsia="BIZ UDPゴシック" w:hAnsi="Cambria Math" w:hint="eastAsia"/>
                      <w:color w:val="EE0000"/>
                    </w:rPr>
                    <m:t>05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</m:t>
                    </m:r>
                    <m:r>
                      <w:del w:id="19" w:author="須永大介" w:date="2026-01-11T19:48:00Z" w16du:dateUtc="2026-01-11T10:48:00Z">
                        <w:rPr>
                          <w:rFonts w:ascii="Cambria Math" w:eastAsia="BIZ UDPゴシック" w:hAnsi="Cambria Math"/>
                          <w:color w:val="EE0000"/>
                        </w:rPr>
                        <m:t>223</m:t>
                      </w:del>
                    </m:r>
                    <m:r>
                      <w:ins w:id="20" w:author="須永大介" w:date="2026-01-11T19:48:00Z" w16du:dateUtc="2026-01-11T10:48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050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BBFCA01" w14:textId="696A0901" w:rsidR="002D2971" w:rsidRDefault="002D2971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7B58366" w14:textId="77777777" w:rsidR="002D2971" w:rsidRPr="0065184E" w:rsidRDefault="002D2971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</w:tbl>
    <w:p w14:paraId="364F2B01" w14:textId="77777777" w:rsidR="0065184E" w:rsidRPr="0065184E" w:rsidRDefault="0065184E" w:rsidP="0065184E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14C338D5" w14:textId="08A9E015" w:rsidR="00E70EE3" w:rsidRPr="0065184E" w:rsidRDefault="0065184E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※(1)は両方正答で5点．部分点OK．</w:t>
      </w:r>
    </w:p>
    <w:p w14:paraId="2654AFD3" w14:textId="77777777" w:rsidR="00620DCF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232A4916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3</w:t>
      </w:r>
      <w:r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28429960" w14:textId="77777777" w:rsidR="00620DCF" w:rsidRDefault="00620DCF" w:rsidP="00620DCF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32CD78B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4791E61E" w14:textId="09C87FA6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4335E131" w14:textId="51DC6123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0.8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5E28A45C" w14:textId="7E8A6294" w:rsidR="00620DCF" w:rsidRDefault="00620DCF" w:rsidP="00620DC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8363649" w14:textId="49F74C37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0.667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</w:tr>
      <w:tr w:rsidR="00620DCF" w14:paraId="2FCBDB99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F9C06E7" w14:textId="30DCB84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</w:tc>
        <w:tc>
          <w:tcPr>
            <w:tcW w:w="3398" w:type="dxa"/>
            <w:vAlign w:val="center"/>
          </w:tcPr>
          <w:p w14:paraId="6FC19545" w14:textId="53907970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0.16</m:t>
                </m:r>
              </m:oMath>
            </m:oMathPara>
          </w:p>
        </w:tc>
        <w:tc>
          <w:tcPr>
            <w:tcW w:w="1699" w:type="dxa"/>
            <w:vAlign w:val="center"/>
          </w:tcPr>
          <w:p w14:paraId="70887199" w14:textId="09709CE8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9" w:type="dxa"/>
            <w:vAlign w:val="center"/>
          </w:tcPr>
          <w:p w14:paraId="3D7AEC66" w14:textId="7F4A4127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0.4412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34</m:t>
                        </m:r>
                      </m:den>
                    </m:f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>or</m:t>
                    </m:r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90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204</m:t>
                        </m:r>
                      </m:den>
                    </m:f>
                  </m:e>
                </m:d>
              </m:oMath>
            </m:oMathPara>
          </w:p>
        </w:tc>
      </w:tr>
      <w:tr w:rsidR="00620DCF" w14:paraId="2A72D4F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07DBFB34" w14:textId="6D4830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1D40B5B0" w14:textId="2E2EBB83" w:rsidR="00620DCF" w:rsidRPr="00823DEF" w:rsidRDefault="00823DE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0.6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BIZ UDPゴシック" w:hAnsi="Cambria Math" w:hint="eastAsia"/>
                        <w:color w:val="EE0000"/>
                      </w:rPr>
                      <m:t>または</m:t>
                    </m:r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BIZ UDPゴシック" w:hAnsi="Cambria Math"/>
                        <w:color w:val="EE0000"/>
                      </w:rPr>
                      <m:t xml:space="preserve"> or </m:t>
                    </m:r>
                    <m:f>
                      <m:f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fPr>
                      <m:num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20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86D277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D44FB8C" w14:textId="77777777" w:rsidR="00620DCF" w:rsidRDefault="00620DCF" w:rsidP="00D663F6">
            <w:pPr>
              <w:ind w:right="70"/>
              <w:jc w:val="both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37CEDC71" w14:textId="77777777" w:rsidR="00823DEF" w:rsidRPr="0065184E" w:rsidRDefault="00823DEF" w:rsidP="00823DEF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5089F4D1" w14:textId="56C40995" w:rsidR="00E70EE3" w:rsidRPr="00823DEF" w:rsidRDefault="00823DEF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 w:rsidR="004F3F01">
        <w:rPr>
          <w:rFonts w:ascii="BIZ UDPゴシック" w:eastAsia="BIZ UDPゴシック" w:hAnsi="BIZ UDPゴシック" w:hint="eastAsia"/>
          <w:color w:val="EE0000"/>
          <w:sz w:val="18"/>
          <w:szCs w:val="18"/>
        </w:rPr>
        <w:t>分数回答の場合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は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約分していなくても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OK．</w:t>
      </w:r>
    </w:p>
    <w:p w14:paraId="2A2D6C5F" w14:textId="5781C353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p w14:paraId="31761112" w14:textId="05879888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3DF351D4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243F5F" w14:paraId="00B65D82" w14:textId="77777777" w:rsidTr="007C5C27">
        <w:trPr>
          <w:trHeight w:val="1134"/>
          <w:jc w:val="right"/>
        </w:trPr>
        <w:tc>
          <w:tcPr>
            <w:tcW w:w="850" w:type="dxa"/>
            <w:vAlign w:val="center"/>
          </w:tcPr>
          <w:p w14:paraId="4A3EADC9" w14:textId="214B8753" w:rsidR="00243F5F" w:rsidRDefault="007C5C27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619DE065" w14:textId="77777777" w:rsidR="00243F5F" w:rsidRDefault="00243F5F" w:rsidP="00CF1D31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6AF250A1" w14:textId="77777777" w:rsidR="00243F5F" w:rsidRDefault="00243F5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623441EC" w14:textId="75792922" w:rsidR="00AD5059" w:rsidRDefault="00AD5059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</w:t>
      </w:r>
      <w:r>
        <w:rPr>
          <w:rFonts w:ascii="BIZ UDPゴシック" w:eastAsia="BIZ UDPゴシック" w:hAnsi="BIZ UDPゴシック"/>
          <w:sz w:val="18"/>
          <w:szCs w:val="18"/>
        </w:rPr>
        <w:t>4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 xml:space="preserve">　（2</w:t>
      </w:r>
      <w:r w:rsidR="00131D6F">
        <w:rPr>
          <w:rFonts w:ascii="BIZ UDPゴシック" w:eastAsia="BIZ UDPゴシック" w:hAnsi="BIZ UDPゴシック"/>
          <w:sz w:val="18"/>
          <w:szCs w:val="18"/>
        </w:rPr>
        <w:t>5</w:t>
      </w:r>
      <w:r w:rsidR="00131D6F"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F0D266" w14:textId="622097DB" w:rsidR="00243F5F" w:rsidRDefault="00243F5F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74D3570E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6A69EE9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</w:tc>
        <w:tc>
          <w:tcPr>
            <w:tcW w:w="3398" w:type="dxa"/>
            <w:vAlign w:val="center"/>
          </w:tcPr>
          <w:p w14:paraId="712B4CF3" w14:textId="2A16C7DB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del w:id="21" w:author="須永大介" w:date="2026-01-11T19:53:00Z" w16du:dateUtc="2026-01-11T10:53:00Z">
              <w:r w:rsidRPr="007178B3" w:rsidDel="006017C4">
                <w:rPr>
                  <w:rFonts w:ascii="BIZ UDPゴシック" w:eastAsia="BIZ UDPゴシック" w:hAnsi="BIZ UDPゴシック" w:hint="eastAsia"/>
                  <w:color w:val="EE0000"/>
                </w:rPr>
                <w:delText>10</w:delText>
              </w:r>
            </w:del>
            <w:ins w:id="22" w:author="須永大介" w:date="2026-01-11T19:53:00Z" w16du:dateUtc="2026-01-11T10:53:00Z">
              <w:r w:rsidR="00F55CDE">
                <w:rPr>
                  <w:rFonts w:ascii="BIZ UDPゴシック" w:eastAsia="BIZ UDPゴシック" w:hAnsi="BIZ UDPゴシック" w:hint="eastAsia"/>
                  <w:color w:val="EE0000"/>
                </w:rPr>
                <w:t>6</w:t>
              </w:r>
            </w:ins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>.</w:t>
            </w:r>
            <w:del w:id="23" w:author="須永大介" w:date="2026-01-11T19:53:00Z" w16du:dateUtc="2026-01-11T10:53:00Z">
              <w:r w:rsidRPr="007178B3" w:rsidDel="006017C4">
                <w:rPr>
                  <w:rFonts w:ascii="BIZ UDPゴシック" w:eastAsia="BIZ UDPゴシック" w:hAnsi="BIZ UDPゴシック" w:hint="eastAsia"/>
                  <w:color w:val="EE0000"/>
                </w:rPr>
                <w:delText>57</w:delText>
              </w:r>
            </w:del>
            <w:ins w:id="24" w:author="須永大介" w:date="2026-01-11T19:53:00Z" w16du:dateUtc="2026-01-11T10:53:00Z">
              <w:r w:rsidR="006017C4">
                <w:rPr>
                  <w:rFonts w:ascii="BIZ UDPゴシック" w:eastAsia="BIZ UDPゴシック" w:hAnsi="BIZ UDPゴシック" w:hint="eastAsia"/>
                  <w:color w:val="EE0000"/>
                </w:rPr>
                <w:t>68</w:t>
              </w:r>
            </w:ins>
            <w:r w:rsidR="002600E4" w:rsidRPr="007178B3">
              <w:rPr>
                <w:rFonts w:ascii="BIZ UDPゴシック" w:eastAsia="BIZ UDPゴシック" w:hAnsi="BIZ UDPゴシック" w:hint="eastAsia"/>
                <w:color w:val="EE0000"/>
              </w:rPr>
              <w:t xml:space="preserve">　</w:t>
            </w:r>
            <w:r w:rsidR="00620DCF" w:rsidRPr="007178B3">
              <w:rPr>
                <w:rFonts w:ascii="BIZ UDPゴシック" w:eastAsia="BIZ UDPゴシック" w:hAnsi="BIZ UDPゴシック" w:hint="eastAsia"/>
                <w:color w:val="EE0000"/>
              </w:rPr>
              <w:t>％</w:t>
            </w:r>
          </w:p>
        </w:tc>
        <w:tc>
          <w:tcPr>
            <w:tcW w:w="1699" w:type="dxa"/>
            <w:vAlign w:val="center"/>
          </w:tcPr>
          <w:p w14:paraId="2533ED4E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9" w:type="dxa"/>
            <w:vAlign w:val="center"/>
          </w:tcPr>
          <w:p w14:paraId="542399E2" w14:textId="681E7657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del w:id="25" w:author="須永大介" w:date="2026-01-11T19:51:00Z" w16du:dateUtc="2026-01-11T10:51:00Z">
              <w:r w:rsidRPr="007178B3" w:rsidDel="00F921AB">
                <w:rPr>
                  <w:rFonts w:ascii="BIZ UDPゴシック" w:eastAsia="BIZ UDPゴシック" w:hAnsi="BIZ UDPゴシック" w:hint="eastAsia"/>
                  <w:color w:val="EE0000"/>
                </w:rPr>
                <w:delText>85</w:delText>
              </w:r>
            </w:del>
            <w:ins w:id="26" w:author="須永大介" w:date="2026-01-11T19:51:00Z" w16du:dateUtc="2026-01-11T10:51:00Z">
              <w:r w:rsidR="00F921AB">
                <w:rPr>
                  <w:rFonts w:ascii="BIZ UDPゴシック" w:eastAsia="BIZ UDPゴシック" w:hAnsi="BIZ UDPゴシック" w:hint="eastAsia"/>
                  <w:color w:val="EE0000"/>
                </w:rPr>
                <w:t>72</w:t>
              </w:r>
            </w:ins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 xml:space="preserve">　</w:t>
            </w:r>
            <w:r w:rsidR="00620DCF" w:rsidRPr="007178B3">
              <w:rPr>
                <w:rFonts w:ascii="BIZ UDPゴシック" w:eastAsia="BIZ UDPゴシック" w:hAnsi="BIZ UDPゴシック" w:hint="eastAsia"/>
                <w:color w:val="EE0000"/>
              </w:rPr>
              <w:t>点以上</w:t>
            </w:r>
          </w:p>
        </w:tc>
      </w:tr>
      <w:tr w:rsidR="00620DCF" w14:paraId="5F82C4B0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3171B611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ABF99C3" w14:textId="68CE479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8" w:type="dxa"/>
            <w:vAlign w:val="center"/>
          </w:tcPr>
          <w:p w14:paraId="537ABA69" w14:textId="30FAAA7A" w:rsidR="00620DCF" w:rsidRPr="007178B3" w:rsidRDefault="00000000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acc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e>
                </m:acc>
                <m:r>
                  <w:rPr>
                    <w:rFonts w:ascii="Cambria Math" w:eastAsia="BIZ UDPゴシック" w:hAnsi="Cambria Math"/>
                    <w:color w:val="EE0000"/>
                  </w:rPr>
                  <m:t>=6</m:t>
                </m:r>
                <m:r>
                  <w:del w:id="27" w:author="須永大介" w:date="2026-01-11T19:54:00Z" w16du:dateUtc="2026-01-11T10:54:00Z">
                    <w:rPr>
                      <w:rFonts w:ascii="Cambria Math" w:eastAsia="BIZ UDPゴシック" w:hAnsi="Cambria Math"/>
                      <w:color w:val="EE0000"/>
                    </w:rPr>
                    <m:t>7</m:t>
                  </w:del>
                </m:r>
                <m:r>
                  <w:ins w:id="28" w:author="須永大介" w:date="2026-01-11T19:54:00Z" w16du:dateUtc="2026-01-11T10:54:00Z">
                    <w:rPr>
                      <w:rFonts w:ascii="Cambria Math" w:eastAsia="BIZ UDPゴシック" w:hAnsi="Cambria Math" w:hint="eastAsia"/>
                      <w:color w:val="EE0000"/>
                    </w:rPr>
                    <m:t>6</m:t>
                  </w:ins>
                </m:r>
              </m:oMath>
            </m:oMathPara>
          </w:p>
        </w:tc>
        <w:tc>
          <w:tcPr>
            <w:tcW w:w="1699" w:type="dxa"/>
            <w:vAlign w:val="center"/>
          </w:tcPr>
          <w:p w14:paraId="5734629C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264E2F8E" w14:textId="3451515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標本分散</w:t>
            </w:r>
          </w:p>
        </w:tc>
        <w:tc>
          <w:tcPr>
            <w:tcW w:w="3399" w:type="dxa"/>
            <w:vAlign w:val="center"/>
          </w:tcPr>
          <w:p w14:paraId="20831329" w14:textId="6351350A" w:rsidR="00620DCF" w:rsidRPr="007178B3" w:rsidRDefault="00000000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sSubSup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S</m:t>
                    </m:r>
                  </m:e>
                  <m:sub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x</m:t>
                    </m:r>
                  </m:sub>
                  <m:sup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2</m:t>
                    </m:r>
                  </m:sup>
                </m:sSubSup>
                <m:r>
                  <w:rPr>
                    <w:rFonts w:ascii="Cambria Math" w:eastAsia="BIZ UDPゴシック" w:hAnsi="Cambria Math"/>
                    <w:color w:val="EE0000"/>
                  </w:rPr>
                  <m:t>=2</m:t>
                </m:r>
                <m:r>
                  <w:del w:id="29" w:author="須永大介" w:date="2026-01-11T19:54:00Z" w16du:dateUtc="2026-01-11T10:54:00Z">
                    <w:rPr>
                      <w:rFonts w:ascii="Cambria Math" w:eastAsia="BIZ UDPゴシック" w:hAnsi="Cambria Math"/>
                      <w:color w:val="EE0000"/>
                    </w:rPr>
                    <m:t>33</m:t>
                  </w:del>
                </m:r>
                <m:r>
                  <w:ins w:id="30" w:author="須永大介" w:date="2026-01-11T19:54:00Z" w16du:dateUtc="2026-01-11T10:54:00Z">
                    <w:rPr>
                      <w:rFonts w:ascii="Cambria Math" w:eastAsia="BIZ UDPゴシック" w:hAnsi="Cambria Math" w:hint="eastAsia"/>
                      <w:color w:val="EE0000"/>
                    </w:rPr>
                    <m:t>41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>.2</m:t>
                </m:r>
              </m:oMath>
            </m:oMathPara>
          </w:p>
        </w:tc>
      </w:tr>
      <w:tr w:rsidR="00620DCF" w14:paraId="13DF7277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36C08801" w14:textId="4B4AD37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132E4FB4" w14:textId="78A64249" w:rsidR="00620DCF" w:rsidRPr="007178B3" w:rsidRDefault="00000000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BIZ UDPゴシック" w:hAnsi="Cambria Math"/>
                            <w:i/>
                            <w:color w:val="EE0000"/>
                          </w:rPr>
                        </m:ctrlPr>
                      </m:sSubSupPr>
                      <m:e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="BIZ UDPゴシック" w:hAnsi="Cambria Math"/>
                            <w:color w:val="EE0000"/>
                          </w:rPr>
                          <m:t>2</m:t>
                        </m:r>
                      </m:sup>
                    </m:sSubSup>
                  </m:e>
                </m:acc>
                <m:r>
                  <w:rPr>
                    <w:rFonts w:ascii="Cambria Math" w:eastAsia="BIZ UDPゴシック" w:hAnsi="Cambria Math"/>
                    <w:color w:val="EE0000"/>
                  </w:rPr>
                  <m:t>=</m:t>
                </m:r>
                <m:r>
                  <w:del w:id="31" w:author="須永大介" w:date="2026-01-11T19:55:00Z" w16du:dateUtc="2026-01-11T10:55:00Z">
                    <w:rPr>
                      <w:rFonts w:ascii="Cambria Math" w:eastAsia="BIZ UDPゴシック" w:hAnsi="Cambria Math"/>
                      <w:color w:val="EE0000"/>
                    </w:rPr>
                    <m:t>291</m:t>
                  </w:del>
                </m:r>
                <m:r>
                  <w:ins w:id="32" w:author="須永大介" w:date="2026-01-11T19:55:00Z" w16du:dateUtc="2026-01-11T10:55:00Z">
                    <w:rPr>
                      <w:rFonts w:ascii="Cambria Math" w:eastAsia="BIZ UDPゴシック" w:hAnsi="Cambria Math" w:hint="eastAsia"/>
                      <w:color w:val="EE0000"/>
                    </w:rPr>
                    <m:t>301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>.5</m:t>
                </m:r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72B46ED9" w14:textId="21CE7FF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0F0D7F75" w14:textId="77777777" w:rsidR="00620DCF" w:rsidRPr="007178B3" w:rsidRDefault="00620DC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620DCF" w14:paraId="76E222B3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06D1E372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68FC3483" w14:textId="09FB0EF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下限値</w:t>
            </w:r>
          </w:p>
        </w:tc>
        <w:tc>
          <w:tcPr>
            <w:tcW w:w="3398" w:type="dxa"/>
            <w:vAlign w:val="center"/>
          </w:tcPr>
          <w:p w14:paraId="2E776905" w14:textId="52019D61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4</m:t>
                </m:r>
                <m:r>
                  <w:del w:id="33" w:author="須永大介" w:date="2026-01-11T19:55:00Z" w16du:dateUtc="2026-01-11T10:55:00Z">
                    <w:rPr>
                      <w:rFonts w:ascii="Cambria Math" w:eastAsia="BIZ UDPゴシック" w:hAnsi="Cambria Math"/>
                      <w:color w:val="EE0000"/>
                    </w:rPr>
                    <m:t>5</m:t>
                  </w:del>
                </m:r>
                <m:r>
                  <w:ins w:id="34" w:author="須永大介" w:date="2026-01-11T19:55:00Z" w16du:dateUtc="2026-01-11T10:55:00Z">
                    <w:rPr>
                      <w:rFonts w:ascii="Cambria Math" w:eastAsia="BIZ UDPゴシック" w:hAnsi="Cambria Math" w:hint="eastAsia"/>
                      <w:color w:val="EE0000"/>
                    </w:rPr>
                    <m:t>4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>.</m:t>
                </m:r>
                <m:r>
                  <w:del w:id="35" w:author="須永大介" w:date="2026-01-11T19:55:00Z" w16du:dateUtc="2026-01-11T10:55:00Z">
                    <w:rPr>
                      <w:rFonts w:ascii="Cambria Math" w:eastAsia="BIZ UDPゴシック" w:hAnsi="Cambria Math"/>
                      <w:color w:val="EE0000"/>
                    </w:rPr>
                    <m:t>80</m:t>
                  </w:del>
                </m:r>
                <m:r>
                  <w:ins w:id="36" w:author="須永大介" w:date="2026-01-11T19:55:00Z" w16du:dateUtc="2026-01-11T10:55:00Z">
                    <w:rPr>
                      <w:rFonts w:ascii="Cambria Math" w:eastAsia="BIZ UDPゴシック" w:hAnsi="Cambria Math" w:hint="eastAsia"/>
                      <w:color w:val="EE0000"/>
                    </w:rPr>
                    <m:t>44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4</m:t>
                    </m:r>
                    <m:r>
                      <w:ins w:id="37" w:author="須永大介" w:date="2026-01-11T19:55:00Z" w16du:dateUtc="2026-01-11T10:55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4</m:t>
                      </w:ins>
                    </m:r>
                    <m:r>
                      <w:del w:id="38" w:author="須永大介" w:date="2026-01-11T19:55:00Z" w16du:dateUtc="2026-01-11T10:55:00Z">
                        <w:rPr>
                          <w:rFonts w:ascii="Cambria Math" w:eastAsia="BIZ UDPゴシック" w:hAnsi="Cambria Math"/>
                          <w:color w:val="EE0000"/>
                        </w:rPr>
                        <m:t>5</m:t>
                      </w:del>
                    </m:r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.</m:t>
                    </m:r>
                    <m:r>
                      <w:del w:id="39" w:author="須永大介" w:date="2026-01-11T19:55:00Z" w16du:dateUtc="2026-01-11T10:55:00Z">
                        <w:rPr>
                          <w:rFonts w:ascii="Cambria Math" w:eastAsia="BIZ UDPゴシック" w:hAnsi="Cambria Math"/>
                          <w:color w:val="EE0000"/>
                        </w:rPr>
                        <m:t>8006</m:t>
                      </w:del>
                    </m:r>
                    <m:r>
                      <w:ins w:id="40" w:author="須永大介" w:date="2026-01-11T19:55:00Z" w16du:dateUtc="2026-01-11T10:55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4404</m:t>
                      </w:ins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5DDDE144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  <w:p w14:paraId="3604C014" w14:textId="4627D2A3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上限値</w:t>
            </w:r>
          </w:p>
        </w:tc>
        <w:tc>
          <w:tcPr>
            <w:tcW w:w="3399" w:type="dxa"/>
            <w:vAlign w:val="center"/>
          </w:tcPr>
          <w:p w14:paraId="6F49A23E" w14:textId="3588720D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>8</m:t>
                </m:r>
                <m:r>
                  <w:del w:id="41" w:author="須永大介" w:date="2026-01-11T19:55:00Z" w16du:dateUtc="2026-01-11T10:55:00Z">
                    <w:rPr>
                      <w:rFonts w:ascii="Cambria Math" w:eastAsia="BIZ UDPゴシック" w:hAnsi="Cambria Math"/>
                      <w:color w:val="EE0000"/>
                    </w:rPr>
                    <m:t>8</m:t>
                  </w:del>
                </m:r>
                <m:r>
                  <w:ins w:id="42" w:author="須永大介" w:date="2026-01-11T19:55:00Z" w16du:dateUtc="2026-01-11T10:55:00Z">
                    <w:rPr>
                      <w:rFonts w:ascii="Cambria Math" w:eastAsia="BIZ UDPゴシック" w:hAnsi="Cambria Math" w:hint="eastAsia"/>
                      <w:color w:val="EE0000"/>
                    </w:rPr>
                    <m:t>7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>.</m:t>
                </m:r>
                <m:r>
                  <w:del w:id="43" w:author="須永大介" w:date="2026-01-11T19:55:00Z" w16du:dateUtc="2026-01-11T10:55:00Z">
                    <w:rPr>
                      <w:rFonts w:ascii="Cambria Math" w:eastAsia="BIZ UDPゴシック" w:hAnsi="Cambria Math"/>
                      <w:color w:val="EE0000"/>
                    </w:rPr>
                    <m:t>20</m:t>
                  </w:del>
                </m:r>
                <m:r>
                  <w:ins w:id="44" w:author="須永大介" w:date="2026-01-11T19:55:00Z" w16du:dateUtc="2026-01-11T10:55:00Z">
                    <w:rPr>
                      <w:rFonts w:ascii="Cambria Math" w:eastAsia="BIZ UDPゴシック" w:hAnsi="Cambria Math" w:hint="eastAsia"/>
                      <w:color w:val="EE0000"/>
                    </w:rPr>
                    <m:t>60</m:t>
                  </w:ins>
                </m:r>
                <m:r>
                  <w:rPr>
                    <w:rFonts w:ascii="Cambria Math" w:eastAsia="BIZ UDPゴシック" w:hAnsi="Cambria Math"/>
                    <w:color w:val="EE000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8</m:t>
                    </m:r>
                    <m:r>
                      <w:del w:id="45" w:author="須永大介" w:date="2026-01-11T19:55:00Z" w16du:dateUtc="2026-01-11T10:55:00Z">
                        <w:rPr>
                          <w:rFonts w:ascii="Cambria Math" w:eastAsia="BIZ UDPゴシック" w:hAnsi="Cambria Math"/>
                          <w:color w:val="EE0000"/>
                        </w:rPr>
                        <m:t>9</m:t>
                      </w:del>
                    </m:r>
                    <m:r>
                      <w:ins w:id="46" w:author="須永大介" w:date="2026-01-11T19:55:00Z" w16du:dateUtc="2026-01-11T10:55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7</m:t>
                      </w:ins>
                    </m:r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.</m:t>
                    </m:r>
                    <m:r>
                      <w:del w:id="47" w:author="須永大介" w:date="2026-01-11T19:55:00Z" w16du:dateUtc="2026-01-11T10:55:00Z">
                        <w:rPr>
                          <w:rFonts w:ascii="Cambria Math" w:eastAsia="BIZ UDPゴシック" w:hAnsi="Cambria Math"/>
                          <w:color w:val="EE0000"/>
                        </w:rPr>
                        <m:t>19905</m:t>
                      </w:del>
                    </m:r>
                    <m:r>
                      <w:ins w:id="48" w:author="須永大介" w:date="2026-01-11T19:56:00Z" w16du:dateUtc="2026-01-11T10:56:00Z">
                        <w:rPr>
                          <w:rFonts w:ascii="Cambria Math" w:eastAsia="BIZ UDPゴシック" w:hAnsi="Cambria Math" w:hint="eastAsia"/>
                          <w:color w:val="EE0000"/>
                        </w:rPr>
                        <m:t>5596</m:t>
                      </w:ins>
                    </m:r>
                  </m:e>
                </m:d>
              </m:oMath>
            </m:oMathPara>
          </w:p>
        </w:tc>
      </w:tr>
    </w:tbl>
    <w:p w14:paraId="32BCD7DD" w14:textId="77777777" w:rsidR="007178B3" w:rsidRPr="0065184E" w:rsidRDefault="007178B3" w:rsidP="007178B3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583CC765" w14:textId="28445950" w:rsidR="000009E2" w:rsidRPr="000009E2" w:rsidRDefault="000009E2" w:rsidP="000009E2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（３）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(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５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)は両方正答で5点．部分点OK．</w:t>
      </w:r>
    </w:p>
    <w:p w14:paraId="7FFF70AC" w14:textId="17293736" w:rsidR="0081477E" w:rsidRDefault="007178B3" w:rsidP="007178B3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（１）（２）は小数点でも（部分点）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OK．</w:t>
      </w:r>
    </w:p>
    <w:p w14:paraId="3091778B" w14:textId="31A65D98" w:rsidR="007178B3" w:rsidRPr="007178B3" w:rsidRDefault="007178B3" w:rsidP="007178B3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※（５）はExcelでの計算値と誤差が出るので注意．</w:t>
      </w:r>
    </w:p>
    <w:p w14:paraId="1C54A765" w14:textId="77777777" w:rsidR="00620DCF" w:rsidRDefault="00620DCF">
      <w:pPr>
        <w:rPr>
          <w:rFonts w:ascii="BIZ UDPゴシック" w:eastAsia="BIZ UDPゴシック" w:hAnsi="BIZ UDPゴシック"/>
          <w:sz w:val="18"/>
          <w:szCs w:val="18"/>
        </w:rPr>
      </w:pPr>
    </w:p>
    <w:p w14:paraId="0352CB75" w14:textId="2154D1EE" w:rsidR="00E70EE3" w:rsidRDefault="00E70EE3" w:rsidP="00E70EE3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Q5　（2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点）</w:t>
      </w:r>
    </w:p>
    <w:p w14:paraId="498E9EA7" w14:textId="77777777" w:rsidR="00E70EE3" w:rsidRDefault="00E70EE3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620DCF" w14:paraId="0CA394F2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7A57166A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7E36F33A" w14:textId="6AEE95D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目的変数</w:t>
            </w:r>
          </w:p>
        </w:tc>
        <w:tc>
          <w:tcPr>
            <w:tcW w:w="3398" w:type="dxa"/>
            <w:vAlign w:val="center"/>
          </w:tcPr>
          <w:p w14:paraId="1D1DFA86" w14:textId="2649D406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>価格</w:t>
            </w:r>
          </w:p>
        </w:tc>
        <w:tc>
          <w:tcPr>
            <w:tcW w:w="1699" w:type="dxa"/>
            <w:vAlign w:val="center"/>
          </w:tcPr>
          <w:p w14:paraId="66CF5EF0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220A34C" w14:textId="306DF16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説明変数</w:t>
            </w:r>
          </w:p>
        </w:tc>
        <w:tc>
          <w:tcPr>
            <w:tcW w:w="3399" w:type="dxa"/>
            <w:vAlign w:val="center"/>
          </w:tcPr>
          <w:p w14:paraId="5925726D" w14:textId="047C1CB5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7178B3">
              <w:rPr>
                <w:rFonts w:ascii="BIZ UDPゴシック" w:eastAsia="BIZ UDPゴシック" w:hAnsi="BIZ UDPゴシック" w:hint="eastAsia"/>
                <w:color w:val="EE0000"/>
              </w:rPr>
              <w:t>床面積</w:t>
            </w:r>
          </w:p>
        </w:tc>
      </w:tr>
      <w:tr w:rsidR="00620DCF" w14:paraId="65EDFD32" w14:textId="77777777" w:rsidTr="00620DCF">
        <w:trPr>
          <w:trHeight w:val="794"/>
        </w:trPr>
        <w:tc>
          <w:tcPr>
            <w:tcW w:w="1699" w:type="dxa"/>
            <w:vAlign w:val="center"/>
          </w:tcPr>
          <w:p w14:paraId="7A95B71E" w14:textId="57674DE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</w:tc>
        <w:tc>
          <w:tcPr>
            <w:tcW w:w="3398" w:type="dxa"/>
            <w:vAlign w:val="center"/>
          </w:tcPr>
          <w:p w14:paraId="5C9EE45F" w14:textId="286B347F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0.90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0.8957</m:t>
                    </m:r>
                  </m:e>
                </m:d>
              </m:oMath>
            </m:oMathPara>
          </w:p>
        </w:tc>
        <w:tc>
          <w:tcPr>
            <w:tcW w:w="1699" w:type="dxa"/>
            <w:tcBorders>
              <w:tl2br w:val="single" w:sz="4" w:space="0" w:color="auto"/>
            </w:tcBorders>
            <w:vAlign w:val="center"/>
          </w:tcPr>
          <w:p w14:paraId="56ABEEB2" w14:textId="1341B0EA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  <w:tc>
          <w:tcPr>
            <w:tcW w:w="3399" w:type="dxa"/>
            <w:tcBorders>
              <w:tl2br w:val="single" w:sz="4" w:space="0" w:color="auto"/>
            </w:tcBorders>
            <w:vAlign w:val="center"/>
          </w:tcPr>
          <w:p w14:paraId="1CF108DE" w14:textId="77777777" w:rsidR="00620DCF" w:rsidRPr="007178B3" w:rsidRDefault="00620DCF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</w:p>
        </w:tc>
      </w:tr>
      <w:tr w:rsidR="00620DCF" w14:paraId="0A32A418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62856ABF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6174B1E" w14:textId="49F2B5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定数項</w:t>
            </w:r>
          </w:p>
        </w:tc>
        <w:tc>
          <w:tcPr>
            <w:tcW w:w="3398" w:type="dxa"/>
            <w:vAlign w:val="center"/>
          </w:tcPr>
          <w:p w14:paraId="76A9A393" w14:textId="2CC7E294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-400.81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-400.8117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1523CDBB" w14:textId="77777777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64F52AF9" w14:textId="524D593E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回帰係数</w:t>
            </w:r>
          </w:p>
        </w:tc>
        <w:tc>
          <w:tcPr>
            <w:tcW w:w="3399" w:type="dxa"/>
            <w:vAlign w:val="center"/>
          </w:tcPr>
          <w:p w14:paraId="2C7E73F1" w14:textId="696BD45C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Para>
              <m:oMath>
                <m:r>
                  <w:rPr>
                    <w:rFonts w:ascii="Cambria Math" w:eastAsia="BIZ UDPゴシック" w:hAnsi="Cambria Math"/>
                    <w:color w:val="EE0000"/>
                  </w:rPr>
                  <m:t xml:space="preserve">78.87 </m:t>
                </m:r>
                <m:d>
                  <m:dPr>
                    <m:ctrlPr>
                      <w:rPr>
                        <w:rFonts w:ascii="Cambria Math" w:eastAsia="BIZ UDPゴシック" w:hAnsi="Cambria Math"/>
                        <w:i/>
                        <w:color w:val="EE0000"/>
                      </w:rPr>
                    </m:ctrlPr>
                  </m:dPr>
                  <m:e>
                    <m:r>
                      <w:rPr>
                        <w:rFonts w:ascii="Cambria Math" w:eastAsia="BIZ UDPゴシック" w:hAnsi="Cambria Math"/>
                        <w:color w:val="EE0000"/>
                      </w:rPr>
                      <m:t>78.8737</m:t>
                    </m:r>
                  </m:e>
                </m:d>
              </m:oMath>
            </m:oMathPara>
          </w:p>
        </w:tc>
      </w:tr>
      <w:tr w:rsidR="00620DCF" w14:paraId="3A10549F" w14:textId="77777777" w:rsidTr="00D663F6">
        <w:trPr>
          <w:trHeight w:val="794"/>
        </w:trPr>
        <w:tc>
          <w:tcPr>
            <w:tcW w:w="1699" w:type="dxa"/>
            <w:vAlign w:val="center"/>
          </w:tcPr>
          <w:p w14:paraId="5233AF28" w14:textId="513CD080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</w:tc>
        <w:tc>
          <w:tcPr>
            <w:tcW w:w="3398" w:type="dxa"/>
            <w:vAlign w:val="center"/>
          </w:tcPr>
          <w:p w14:paraId="23D38021" w14:textId="1CDD2966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③</w:t>
            </w:r>
          </w:p>
        </w:tc>
        <w:tc>
          <w:tcPr>
            <w:tcW w:w="1699" w:type="dxa"/>
            <w:vAlign w:val="center"/>
          </w:tcPr>
          <w:p w14:paraId="03E7295D" w14:textId="5DD34D91" w:rsidR="00620DCF" w:rsidRDefault="00620DCF" w:rsidP="00D663F6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9" w:type="dxa"/>
            <w:vAlign w:val="center"/>
          </w:tcPr>
          <w:p w14:paraId="562A912D" w14:textId="70B31829" w:rsidR="00620DCF" w:rsidRPr="007178B3" w:rsidRDefault="007178B3" w:rsidP="0065184E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①</w:t>
            </w:r>
          </w:p>
        </w:tc>
      </w:tr>
    </w:tbl>
    <w:p w14:paraId="4F050164" w14:textId="77777777" w:rsidR="000009E2" w:rsidRPr="0065184E" w:rsidRDefault="000009E2" w:rsidP="000009E2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0EF30FF9" w14:textId="039AB18F" w:rsidR="00AD5059" w:rsidRPr="000009E2" w:rsidRDefault="000009E2" w:rsidP="0080567C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※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（１）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(</w:t>
      </w:r>
      <w:r>
        <w:rPr>
          <w:rFonts w:ascii="BIZ UDPゴシック" w:eastAsia="BIZ UDPゴシック" w:hAnsi="BIZ UDPゴシック" w:hint="eastAsia"/>
          <w:color w:val="EE0000"/>
          <w:sz w:val="18"/>
          <w:szCs w:val="18"/>
        </w:rPr>
        <w:t>３</w:t>
      </w: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)は両方正答で5点．部分点OK．</w:t>
      </w:r>
    </w:p>
    <w:p w14:paraId="1C4CADC5" w14:textId="44F2F965" w:rsidR="00A04DB0" w:rsidRDefault="00A04DB0">
      <w:pPr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/>
          <w:sz w:val="18"/>
          <w:szCs w:val="18"/>
        </w:rPr>
        <w:br w:type="page"/>
      </w:r>
    </w:p>
    <w:p w14:paraId="3937C747" w14:textId="77777777" w:rsidR="00A04DB0" w:rsidRDefault="00A04DB0" w:rsidP="00A04DB0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850"/>
        <w:gridCol w:w="3294"/>
      </w:tblGrid>
      <w:tr w:rsidR="00A04DB0" w14:paraId="6426B761" w14:textId="77777777" w:rsidTr="00B57BBF">
        <w:trPr>
          <w:trHeight w:val="1134"/>
          <w:jc w:val="right"/>
        </w:trPr>
        <w:tc>
          <w:tcPr>
            <w:tcW w:w="850" w:type="dxa"/>
            <w:vAlign w:val="center"/>
          </w:tcPr>
          <w:p w14:paraId="2BE4C7BC" w14:textId="77777777" w:rsidR="00A04DB0" w:rsidRDefault="00A04DB0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得点</w:t>
            </w:r>
          </w:p>
        </w:tc>
        <w:tc>
          <w:tcPr>
            <w:tcW w:w="3294" w:type="dxa"/>
            <w:vAlign w:val="center"/>
          </w:tcPr>
          <w:p w14:paraId="02CF4214" w14:textId="77777777" w:rsidR="00A04DB0" w:rsidRDefault="00A04DB0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</w:p>
        </w:tc>
      </w:tr>
    </w:tbl>
    <w:p w14:paraId="3C55F455" w14:textId="77777777" w:rsidR="00A04DB0" w:rsidRDefault="00A04DB0" w:rsidP="00A04DB0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p w14:paraId="488B4788" w14:textId="7F2B7191" w:rsidR="00A04DB0" w:rsidRDefault="00A04DB0" w:rsidP="00A04DB0">
      <w:pPr>
        <w:ind w:right="70"/>
        <w:rPr>
          <w:rFonts w:ascii="BIZ UDPゴシック" w:eastAsia="BIZ UDPゴシック" w:hAnsi="BIZ UDPゴシック"/>
          <w:sz w:val="18"/>
          <w:szCs w:val="18"/>
        </w:rPr>
      </w:pPr>
      <w:r>
        <w:rPr>
          <w:rFonts w:ascii="BIZ UDPゴシック" w:eastAsia="BIZ UDPゴシック" w:hAnsi="BIZ UDPゴシック" w:hint="eastAsia"/>
          <w:sz w:val="18"/>
          <w:szCs w:val="18"/>
        </w:rPr>
        <w:t>Q６　（</w:t>
      </w:r>
      <w:r>
        <w:rPr>
          <w:rFonts w:ascii="BIZ UDPゴシック" w:eastAsia="BIZ UDPゴシック" w:hAnsi="BIZ UDPゴシック"/>
          <w:sz w:val="18"/>
          <w:szCs w:val="18"/>
        </w:rPr>
        <w:t>5</w:t>
      </w:r>
      <w:r>
        <w:rPr>
          <w:rFonts w:ascii="BIZ UDPゴシック" w:eastAsia="BIZ UDPゴシック" w:hAnsi="BIZ UDPゴシック" w:hint="eastAsia"/>
          <w:sz w:val="18"/>
          <w:szCs w:val="18"/>
        </w:rPr>
        <w:t>０点）</w:t>
      </w:r>
    </w:p>
    <w:p w14:paraId="6F45636A" w14:textId="77777777" w:rsidR="00E978C1" w:rsidRDefault="00E978C1" w:rsidP="00E978C1">
      <w:pPr>
        <w:rPr>
          <w:rFonts w:ascii="BIZ UDPゴシック" w:eastAsia="BIZ UDPゴシック" w:hAnsi="BIZ UDPゴシック"/>
          <w:sz w:val="18"/>
          <w:szCs w:val="1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3399"/>
      </w:tblGrid>
      <w:tr w:rsidR="00E978C1" w14:paraId="252EB913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5403BEA9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2EB63BA0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帰無仮説</w:t>
            </w:r>
          </w:p>
        </w:tc>
        <w:tc>
          <w:tcPr>
            <w:tcW w:w="3398" w:type="dxa"/>
            <w:vAlign w:val="center"/>
          </w:tcPr>
          <w:p w14:paraId="201A47FD" w14:textId="77777777" w:rsidR="00E978C1" w:rsidRPr="0042115B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BC2314">
              <w:rPr>
                <w:rFonts w:ascii="Cambria Math" w:eastAsia="BIZ UDPゴシック" w:hAnsi="Cambria Math" w:cs="Cambria Math"/>
                <w:color w:val="EE0000"/>
              </w:rPr>
              <w:t>𝜇</w:t>
            </w:r>
            <w:r w:rsidRPr="00BC2314">
              <w:rPr>
                <w:rFonts w:ascii="BIZ UDPゴシック" w:eastAsia="BIZ UDPゴシック" w:hAnsi="BIZ UDPゴシック"/>
                <w:color w:val="EE0000"/>
              </w:rPr>
              <w:t>=150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14:paraId="2B4866BD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（１）</w:t>
            </w:r>
          </w:p>
          <w:p w14:paraId="139A327C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対立仮説</w:t>
            </w:r>
          </w:p>
        </w:tc>
        <w:tc>
          <w:tcPr>
            <w:tcW w:w="3399" w:type="dxa"/>
            <w:tcBorders>
              <w:bottom w:val="single" w:sz="4" w:space="0" w:color="auto"/>
            </w:tcBorders>
            <w:vAlign w:val="center"/>
          </w:tcPr>
          <w:p w14:paraId="1D8F8003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BB106D">
              <w:rPr>
                <w:rFonts w:ascii="Cambria Math" w:eastAsia="BIZ UDPゴシック" w:hAnsi="Cambria Math" w:cs="Cambria Math"/>
                <w:color w:val="EE0000"/>
              </w:rPr>
              <w:t>𝜇</w:t>
            </w:r>
            <w:r w:rsidRPr="00BB106D">
              <w:rPr>
                <w:rFonts w:ascii="BIZ UDPゴシック" w:eastAsia="BIZ UDPゴシック" w:hAnsi="BIZ UDPゴシック" w:hint="eastAsia"/>
                <w:color w:val="EE0000"/>
              </w:rPr>
              <w:t>≠</w:t>
            </w:r>
            <w:r w:rsidRPr="00BB106D">
              <w:rPr>
                <w:rFonts w:ascii="BIZ UDPゴシック" w:eastAsia="BIZ UDPゴシック" w:hAnsi="BIZ UDPゴシック"/>
                <w:color w:val="EE0000"/>
              </w:rPr>
              <w:t>150</w:t>
            </w:r>
          </w:p>
        </w:tc>
      </w:tr>
      <w:tr w:rsidR="00E978C1" w14:paraId="3D16BE96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0C7EDA68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798D8CB6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標本サイズ</w:t>
            </w:r>
          </w:p>
        </w:tc>
        <w:tc>
          <w:tcPr>
            <w:tcW w:w="3398" w:type="dxa"/>
            <w:vAlign w:val="center"/>
          </w:tcPr>
          <w:p w14:paraId="465C2684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 w:rsidRPr="00BB106D">
              <w:rPr>
                <w:rFonts w:ascii="Cambria Math" w:eastAsia="BIZ UDPゴシック" w:hAnsi="Cambria Math" w:cs="Cambria Math"/>
                <w:color w:val="EE0000"/>
              </w:rPr>
              <w:t>𝑛</w:t>
            </w:r>
            <w:r w:rsidRPr="00BB106D">
              <w:rPr>
                <w:rFonts w:ascii="BIZ UDPゴシック" w:eastAsia="BIZ UDPゴシック" w:hAnsi="BIZ UDPゴシック"/>
                <w:color w:val="EE0000"/>
              </w:rPr>
              <w:t>=</w:t>
            </w:r>
            <w:r>
              <w:rPr>
                <w:rFonts w:ascii="BIZ UDPゴシック" w:eastAsia="BIZ UDPゴシック" w:hAnsi="BIZ UDPゴシック" w:hint="eastAsia"/>
                <w:color w:val="EE0000"/>
              </w:rPr>
              <w:t>10</w:t>
            </w:r>
          </w:p>
        </w:tc>
        <w:tc>
          <w:tcPr>
            <w:tcW w:w="1699" w:type="dxa"/>
            <w:tcBorders>
              <w:tl2br w:val="nil"/>
            </w:tcBorders>
            <w:vAlign w:val="center"/>
          </w:tcPr>
          <w:p w14:paraId="583E6E4B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（２）</w:t>
            </w:r>
          </w:p>
          <w:p w14:paraId="6E1A1301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67A5F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標本平均</w:t>
            </w:r>
          </w:p>
        </w:tc>
        <w:tc>
          <w:tcPr>
            <w:tcW w:w="3399" w:type="dxa"/>
            <w:tcBorders>
              <w:tl2br w:val="nil"/>
            </w:tcBorders>
            <w:vAlign w:val="center"/>
          </w:tcPr>
          <w:p w14:paraId="7957EC72" w14:textId="77A518E0" w:rsidR="00E978C1" w:rsidRPr="005B4801" w:rsidRDefault="00000000" w:rsidP="00B57BBF">
            <w:pPr>
              <w:ind w:right="70"/>
              <w:jc w:val="center"/>
              <w:rPr>
                <w:rFonts w:ascii="BIZ UDPゴシック" w:eastAsia="BIZ UDPゴシック" w:hAnsi="BIZ UDPゴシック"/>
                <w:i/>
                <w:iCs/>
                <w:color w:val="EE0000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BIZ UDPゴシック" w:hAnsi="Cambria Math"/>
                      <w:i/>
                      <w:iCs/>
                      <w:color w:val="EE0000"/>
                    </w:rPr>
                  </m:ctrlPr>
                </m:accPr>
                <m:e>
                  <m:r>
                    <w:rPr>
                      <w:rFonts w:ascii="Cambria Math" w:eastAsia="BIZ UDPゴシック" w:hAnsi="Cambria Math"/>
                      <w:color w:val="EE0000"/>
                    </w:rPr>
                    <m:t>x</m:t>
                  </m:r>
                </m:e>
              </m:acc>
            </m:oMath>
            <w:r w:rsidR="00E978C1" w:rsidRPr="007871C1">
              <w:rPr>
                <w:rFonts w:ascii="BIZ UDPゴシック" w:eastAsia="BIZ UDPゴシック" w:hAnsi="BIZ UDPゴシック"/>
                <w:color w:val="EE0000"/>
              </w:rPr>
              <w:t>=</w:t>
            </w:r>
            <w:r w:rsidR="00E978C1" w:rsidRPr="007871C1">
              <w:t xml:space="preserve"> </w:t>
            </w:r>
            <w:r w:rsidR="00E978C1" w:rsidRPr="007871C1">
              <w:rPr>
                <w:rFonts w:ascii="BIZ UDPゴシック" w:eastAsia="BIZ UDPゴシック" w:hAnsi="BIZ UDPゴシック"/>
                <w:color w:val="EE0000"/>
              </w:rPr>
              <w:t>1</w:t>
            </w:r>
            <w:r w:rsidR="002E1B71">
              <w:rPr>
                <w:rFonts w:ascii="BIZ UDPゴシック" w:eastAsia="BIZ UDPゴシック" w:hAnsi="BIZ UDPゴシック" w:hint="eastAsia"/>
                <w:color w:val="EE0000"/>
              </w:rPr>
              <w:t>50.5</w:t>
            </w:r>
          </w:p>
        </w:tc>
      </w:tr>
      <w:tr w:rsidR="00E978C1" w14:paraId="06092F01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C9A4CFF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36889792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</w:t>
            </w:r>
            <w:r w:rsidRPr="003A2FD6">
              <w:rPr>
                <w:rFonts w:ascii="BIZ UDPゴシック" w:eastAsia="BIZ UDPゴシック" w:hAnsi="BIZ UDPゴシック" w:hint="eastAsia"/>
                <w:sz w:val="18"/>
                <w:szCs w:val="18"/>
              </w:rPr>
              <w:t>不偏分散</w:t>
            </w:r>
          </w:p>
        </w:tc>
        <w:tc>
          <w:tcPr>
            <w:tcW w:w="3398" w:type="dxa"/>
            <w:vAlign w:val="center"/>
          </w:tcPr>
          <w:p w14:paraId="312B9A13" w14:textId="1B1E142D" w:rsidR="00E978C1" w:rsidRPr="007178B3" w:rsidRDefault="00000000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>
              <m:acc>
                <m:accPr>
                  <m:ctrlPr>
                    <w:rPr>
                      <w:rFonts w:ascii="Cambria Math" w:eastAsia="BIZ UDPゴシック" w:hAnsi="Cambria Math"/>
                      <w:i/>
                      <w:iCs/>
                      <w:color w:val="EE0000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="BIZ UDPゴシック" w:hAnsi="Cambria Math"/>
                          <w:i/>
                          <w:iCs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eastAsia="BIZ UDPゴシック" w:hAnsi="Cambria Math"/>
                          <w:color w:val="EE000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BIZ UDPゴシック" w:hAnsi="Cambria Math"/>
                          <w:color w:val="EE0000"/>
                        </w:rPr>
                        <m:t>2</m:t>
                      </m:r>
                    </m:sup>
                  </m:sSup>
                </m:e>
              </m:acc>
            </m:oMath>
            <w:r w:rsidR="00E978C1">
              <w:rPr>
                <w:rFonts w:ascii="BIZ UDPゴシック" w:eastAsia="BIZ UDPゴシック" w:hAnsi="BIZ UDPゴシック" w:hint="eastAsia"/>
                <w:iCs/>
                <w:color w:val="EE0000"/>
              </w:rPr>
              <w:t>＝</w:t>
            </w:r>
            <w:r w:rsidR="00C954A2">
              <w:rPr>
                <w:rFonts w:ascii="BIZ UDPゴシック" w:eastAsia="BIZ UDPゴシック" w:hAnsi="BIZ UDPゴシック" w:hint="eastAsia"/>
                <w:iCs/>
                <w:color w:val="EE0000"/>
              </w:rPr>
              <w:t>5.</w:t>
            </w:r>
            <w:r w:rsidR="009614E8">
              <w:rPr>
                <w:rFonts w:ascii="BIZ UDPゴシック" w:eastAsia="BIZ UDPゴシック" w:hAnsi="BIZ UDPゴシック" w:hint="eastAsia"/>
                <w:iCs/>
                <w:color w:val="EE0000"/>
              </w:rPr>
              <w:t>167</w:t>
            </w:r>
          </w:p>
        </w:tc>
        <w:tc>
          <w:tcPr>
            <w:tcW w:w="1699" w:type="dxa"/>
            <w:vAlign w:val="center"/>
          </w:tcPr>
          <w:p w14:paraId="70C2A32A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（３）</w:t>
            </w:r>
          </w:p>
          <w:p w14:paraId="75FA8168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417365">
              <w:rPr>
                <w:rFonts w:ascii="BIZ UDPゴシック" w:eastAsia="BIZ UDPゴシック" w:hAnsi="BIZ UDPゴシック" w:hint="eastAsia"/>
                <w:sz w:val="18"/>
                <w:szCs w:val="18"/>
              </w:rPr>
              <w:t>標本標準偏差</w:t>
            </w:r>
          </w:p>
        </w:tc>
        <w:tc>
          <w:tcPr>
            <w:tcW w:w="3399" w:type="dxa"/>
            <w:vAlign w:val="center"/>
          </w:tcPr>
          <w:p w14:paraId="26437C6D" w14:textId="2DA2D3B8" w:rsidR="00E978C1" w:rsidRPr="007178B3" w:rsidRDefault="00000000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BIZ UDPゴシック" w:hAnsi="Cambria Math"/>
                      <w:i/>
                      <w:color w:val="EE0000"/>
                    </w:rPr>
                  </m:ctrlPr>
                </m:radPr>
                <m:deg/>
                <m:e>
                  <m:acc>
                    <m:accPr>
                      <m:ctrlPr>
                        <w:rPr>
                          <w:rFonts w:ascii="Cambria Math" w:eastAsia="BIZ UDPゴシック" w:hAnsi="Cambria Math"/>
                          <w:i/>
                          <w:iCs/>
                          <w:color w:val="EE0000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="BIZ UDPゴシック" w:hAnsi="Cambria Math"/>
                              <w:i/>
                              <w:iCs/>
                              <w:color w:val="EE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BIZ UDPゴシック" w:hAnsi="Cambria Math"/>
                              <w:color w:val="EE0000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BIZ UDPゴシック" w:hAnsi="Cambria Math"/>
                              <w:color w:val="EE0000"/>
                            </w:rPr>
                            <m:t>2</m:t>
                          </m:r>
                        </m:sup>
                      </m:sSup>
                    </m:e>
                  </m:acc>
                </m:e>
              </m:rad>
            </m:oMath>
            <w:r w:rsidR="00E978C1">
              <w:rPr>
                <w:rFonts w:ascii="BIZ UDPゴシック" w:eastAsia="BIZ UDPゴシック" w:hAnsi="BIZ UDPゴシック" w:hint="eastAsia"/>
                <w:color w:val="EE0000"/>
              </w:rPr>
              <w:t>＝</w:t>
            </w:r>
            <w:r w:rsidR="00C954A2">
              <w:rPr>
                <w:rFonts w:ascii="BIZ UDPゴシック" w:eastAsia="BIZ UDPゴシック" w:hAnsi="BIZ UDPゴシック" w:hint="eastAsia"/>
                <w:color w:val="EE0000"/>
              </w:rPr>
              <w:t>2.</w:t>
            </w:r>
            <w:r w:rsidR="009614E8">
              <w:rPr>
                <w:rFonts w:ascii="BIZ UDPゴシック" w:eastAsia="BIZ UDPゴシック" w:hAnsi="BIZ UDPゴシック" w:hint="eastAsia"/>
                <w:color w:val="EE0000"/>
              </w:rPr>
              <w:t>273</w:t>
            </w:r>
          </w:p>
        </w:tc>
      </w:tr>
      <w:tr w:rsidR="00E978C1" w14:paraId="34781CC4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295CDED4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6ADD3DF5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F02A4">
              <w:rPr>
                <w:rFonts w:ascii="BIZ UDPゴシック" w:eastAsia="BIZ UDPゴシック" w:hAnsi="BIZ UDPゴシック" w:hint="eastAsia"/>
                <w:sz w:val="18"/>
                <w:szCs w:val="18"/>
              </w:rPr>
              <w:t>自由度</w:t>
            </w:r>
          </w:p>
        </w:tc>
        <w:tc>
          <w:tcPr>
            <w:tcW w:w="3398" w:type="dxa"/>
            <w:vAlign w:val="center"/>
          </w:tcPr>
          <w:p w14:paraId="449EE321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9</w:t>
            </w:r>
          </w:p>
        </w:tc>
        <w:tc>
          <w:tcPr>
            <w:tcW w:w="1699" w:type="dxa"/>
            <w:vAlign w:val="center"/>
          </w:tcPr>
          <w:p w14:paraId="1E7C3E09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（４）</w:t>
            </w:r>
          </w:p>
          <w:p w14:paraId="1F6498F7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 w:rsidRPr="00BC2314">
              <w:rPr>
                <w:rFonts w:ascii="BIZ UDPゴシック" w:eastAsia="BIZ UDPゴシック" w:hAnsi="BIZ UDPゴシック" w:hint="eastAsia"/>
                <w:sz w:val="18"/>
                <w:szCs w:val="18"/>
              </w:rPr>
              <w:t>棄却域の臨界値</w:t>
            </w:r>
          </w:p>
        </w:tc>
        <w:tc>
          <w:tcPr>
            <w:tcW w:w="3399" w:type="dxa"/>
            <w:vAlign w:val="center"/>
          </w:tcPr>
          <w:p w14:paraId="714D1052" w14:textId="77777777" w:rsidR="00E978C1" w:rsidRPr="007178B3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2.262</w:t>
            </w:r>
          </w:p>
        </w:tc>
      </w:tr>
      <w:tr w:rsidR="00E978C1" w14:paraId="1F9DEC6C" w14:textId="77777777" w:rsidTr="00B57BBF">
        <w:trPr>
          <w:trHeight w:val="794"/>
        </w:trPr>
        <w:tc>
          <w:tcPr>
            <w:tcW w:w="1699" w:type="dxa"/>
            <w:vAlign w:val="center"/>
          </w:tcPr>
          <w:p w14:paraId="7EF45228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（５）</w:t>
            </w:r>
          </w:p>
        </w:tc>
        <w:tc>
          <w:tcPr>
            <w:tcW w:w="3398" w:type="dxa"/>
            <w:vAlign w:val="center"/>
          </w:tcPr>
          <w:p w14:paraId="7E00C941" w14:textId="59631DAA" w:rsidR="00E978C1" w:rsidRPr="007178B3" w:rsidRDefault="00604930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0.6</w:t>
            </w:r>
            <w:r w:rsidR="000F2F88">
              <w:rPr>
                <w:rFonts w:ascii="BIZ UDPゴシック" w:eastAsia="BIZ UDPゴシック" w:hAnsi="BIZ UDPゴシック" w:hint="eastAsia"/>
                <w:color w:val="EE0000"/>
              </w:rPr>
              <w:t>956</w:t>
            </w:r>
          </w:p>
        </w:tc>
        <w:tc>
          <w:tcPr>
            <w:tcW w:w="1699" w:type="dxa"/>
            <w:vAlign w:val="center"/>
          </w:tcPr>
          <w:p w14:paraId="7F35C536" w14:textId="77777777" w:rsidR="00E978C1" w:rsidRDefault="00E978C1" w:rsidP="00B57BBF">
            <w:pPr>
              <w:ind w:right="70"/>
              <w:jc w:val="center"/>
              <w:rPr>
                <w:rFonts w:ascii="BIZ UDPゴシック" w:eastAsia="BIZ UDPゴシック" w:hAnsi="BIZ UDPゴシック"/>
                <w:sz w:val="18"/>
                <w:szCs w:val="18"/>
              </w:rPr>
            </w:pPr>
            <w:r>
              <w:rPr>
                <w:rFonts w:ascii="BIZ UDPゴシック" w:eastAsia="BIZ UDPゴシック" w:hAnsi="BIZ UDPゴシック" w:hint="eastAsia"/>
                <w:sz w:val="18"/>
                <w:szCs w:val="18"/>
              </w:rPr>
              <w:t>（６）</w:t>
            </w:r>
          </w:p>
        </w:tc>
        <w:tc>
          <w:tcPr>
            <w:tcW w:w="3399" w:type="dxa"/>
            <w:vAlign w:val="center"/>
          </w:tcPr>
          <w:p w14:paraId="4CDB9989" w14:textId="4FB59F9D" w:rsidR="00E978C1" w:rsidRPr="007178B3" w:rsidRDefault="00EE05AF" w:rsidP="00B57BBF">
            <w:pPr>
              <w:ind w:right="70"/>
              <w:jc w:val="center"/>
              <w:rPr>
                <w:rFonts w:ascii="BIZ UDPゴシック" w:eastAsia="BIZ UDPゴシック" w:hAnsi="BIZ UDPゴシック"/>
                <w:color w:val="EE0000"/>
              </w:rPr>
            </w:pPr>
            <w:r>
              <w:rPr>
                <w:rFonts w:ascii="BIZ UDPゴシック" w:eastAsia="BIZ UDPゴシック" w:hAnsi="BIZ UDPゴシック" w:hint="eastAsia"/>
                <w:color w:val="EE0000"/>
              </w:rPr>
              <w:t>②</w:t>
            </w:r>
          </w:p>
        </w:tc>
      </w:tr>
    </w:tbl>
    <w:p w14:paraId="0883A1F0" w14:textId="77777777" w:rsidR="00E978C1" w:rsidRPr="0065184E" w:rsidRDefault="00E978C1" w:rsidP="00E978C1">
      <w:pPr>
        <w:ind w:right="70"/>
        <w:rPr>
          <w:rFonts w:ascii="BIZ UDPゴシック" w:eastAsia="BIZ UDPゴシック" w:hAnsi="BIZ UDPゴシック"/>
          <w:color w:val="EE0000"/>
          <w:sz w:val="18"/>
          <w:szCs w:val="18"/>
        </w:rPr>
      </w:pPr>
      <w:r w:rsidRPr="0065184E">
        <w:rPr>
          <w:rFonts w:ascii="BIZ UDPゴシック" w:eastAsia="BIZ UDPゴシック" w:hAnsi="BIZ UDPゴシック" w:hint="eastAsia"/>
          <w:color w:val="EE0000"/>
          <w:sz w:val="18"/>
          <w:szCs w:val="18"/>
        </w:rPr>
        <w:t>1問5点</w:t>
      </w:r>
    </w:p>
    <w:p w14:paraId="38566CD0" w14:textId="77777777" w:rsidR="00620DCF" w:rsidRPr="00926E98" w:rsidRDefault="00620DCF" w:rsidP="0080567C">
      <w:pPr>
        <w:ind w:right="70"/>
        <w:rPr>
          <w:rFonts w:ascii="BIZ UDPゴシック" w:eastAsia="BIZ UDPゴシック" w:hAnsi="BIZ UDPゴシック"/>
          <w:sz w:val="18"/>
          <w:szCs w:val="18"/>
        </w:rPr>
      </w:pPr>
    </w:p>
    <w:sectPr w:rsidR="00620DCF" w:rsidRPr="00926E98" w:rsidSect="002E061C">
      <w:headerReference w:type="even" r:id="rId8"/>
      <w:headerReference w:type="default" r:id="rId9"/>
      <w:headerReference w:type="first" r:id="rId10"/>
      <w:footerReference w:type="first" r:id="rId11"/>
      <w:pgSz w:w="11907" w:h="16839" w:code="9"/>
      <w:pgMar w:top="851" w:right="851" w:bottom="851" w:left="851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CACCE" w14:textId="77777777" w:rsidR="00D761B6" w:rsidRDefault="00D761B6" w:rsidP="003157B7">
      <w:r>
        <w:separator/>
      </w:r>
    </w:p>
  </w:endnote>
  <w:endnote w:type="continuationSeparator" w:id="0">
    <w:p w14:paraId="15A11194" w14:textId="77777777" w:rsidR="00D761B6" w:rsidRDefault="00D761B6" w:rsidP="0031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IZ UDPゴシック" w:eastAsia="BIZ UDPゴシック" w:hAnsi="BIZ UDPゴシック"/>
      </w:rPr>
      <w:id w:val="1697663774"/>
      <w:docPartObj>
        <w:docPartGallery w:val="Page Numbers (Bottom of Page)"/>
        <w:docPartUnique/>
      </w:docPartObj>
    </w:sdtPr>
    <w:sdtContent>
      <w:p w14:paraId="0523DAB7" w14:textId="574357E0" w:rsidR="00926E98" w:rsidRPr="00926E98" w:rsidRDefault="00926E98">
        <w:pPr>
          <w:pStyle w:val="a8"/>
          <w:jc w:val="center"/>
          <w:rPr>
            <w:rFonts w:ascii="BIZ UDPゴシック" w:eastAsia="BIZ UDPゴシック" w:hAnsi="BIZ UDPゴシック"/>
          </w:rPr>
        </w:pPr>
        <w:r w:rsidRPr="00926E98">
          <w:rPr>
            <w:rFonts w:ascii="BIZ UDPゴシック" w:eastAsia="BIZ UDPゴシック" w:hAnsi="BIZ UDPゴシック"/>
          </w:rPr>
          <w:fldChar w:fldCharType="begin"/>
        </w:r>
        <w:r w:rsidRPr="00926E98">
          <w:rPr>
            <w:rFonts w:ascii="BIZ UDPゴシック" w:eastAsia="BIZ UDPゴシック" w:hAnsi="BIZ UDPゴシック"/>
          </w:rPr>
          <w:instrText>PAGE   \* MERGEFORMAT</w:instrText>
        </w:r>
        <w:r w:rsidRPr="00926E98">
          <w:rPr>
            <w:rFonts w:ascii="BIZ UDPゴシック" w:eastAsia="BIZ UDPゴシック" w:hAnsi="BIZ UDPゴシック"/>
          </w:rPr>
          <w:fldChar w:fldCharType="separate"/>
        </w:r>
        <w:r w:rsidRPr="00926E98">
          <w:rPr>
            <w:rFonts w:ascii="BIZ UDPゴシック" w:eastAsia="BIZ UDPゴシック" w:hAnsi="BIZ UDPゴシック"/>
            <w:lang w:val="ja-JP"/>
          </w:rPr>
          <w:t>2</w:t>
        </w:r>
        <w:r w:rsidRPr="00926E98">
          <w:rPr>
            <w:rFonts w:ascii="BIZ UDPゴシック" w:eastAsia="BIZ UDPゴシック" w:hAnsi="BIZ UDPゴシック"/>
          </w:rPr>
          <w:fldChar w:fldCharType="end"/>
        </w:r>
      </w:p>
    </w:sdtContent>
  </w:sdt>
  <w:p w14:paraId="216A469E" w14:textId="77777777" w:rsidR="00926E98" w:rsidRPr="00926E98" w:rsidRDefault="00926E98">
    <w:pPr>
      <w:pStyle w:val="a8"/>
      <w:rPr>
        <w:rFonts w:ascii="BIZ UDPゴシック" w:eastAsia="BIZ UDPゴシック" w:hAnsi="BIZ UDPゴシック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0C82" w14:textId="77777777" w:rsidR="00D761B6" w:rsidRDefault="00D761B6" w:rsidP="003157B7">
      <w:r>
        <w:separator/>
      </w:r>
    </w:p>
  </w:footnote>
  <w:footnote w:type="continuationSeparator" w:id="0">
    <w:p w14:paraId="3A845E2D" w14:textId="77777777" w:rsidR="00D761B6" w:rsidRDefault="00D761B6" w:rsidP="00315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5BE5A" w14:textId="5C74D847" w:rsidR="00014C29" w:rsidRPr="009D6748" w:rsidRDefault="00014C29" w:rsidP="009D6748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201</w:t>
    </w:r>
    <w:r>
      <w:rPr>
        <w:rFonts w:ascii="Arial" w:eastAsiaTheme="majorEastAsia" w:hAnsi="Arial"/>
        <w:lang w:eastAsia="zh-TW"/>
      </w:rPr>
      <w:t>9</w:t>
    </w:r>
    <w:r w:rsidRPr="00C80216">
      <w:rPr>
        <w:rFonts w:ascii="Arial" w:eastAsiaTheme="majorEastAsia" w:hAnsi="Arial"/>
        <w:lang w:eastAsia="zh-TW"/>
      </w:rPr>
      <w:t>年度　統計学</w:t>
    </w:r>
    <w:r>
      <w:rPr>
        <w:rFonts w:ascii="Arial" w:eastAsiaTheme="majorEastAsia" w:hAnsi="Arial"/>
      </w:rPr>
      <w:t>B</w:t>
    </w:r>
    <w:r w:rsidRPr="00C80216">
      <w:rPr>
        <w:rFonts w:ascii="Arial" w:eastAsiaTheme="majorEastAsia" w:hAnsi="Arial" w:hint="eastAsia"/>
      </w:rPr>
      <w:t xml:space="preserve">　</w:t>
    </w:r>
    <w:r w:rsidRPr="00C80216">
      <w:rPr>
        <w:rFonts w:ascii="Arial" w:eastAsiaTheme="majorEastAsia" w:hAnsi="Arial"/>
        <w:lang w:eastAsia="zh-TW"/>
      </w:rPr>
      <w:t>期末試験</w:t>
    </w:r>
    <w:r>
      <w:rPr>
        <w:rFonts w:ascii="Arial" w:eastAsiaTheme="majorEastAsia" w:hAnsi="Arial" w:hint="eastAsia"/>
      </w:rPr>
      <w:t>【解答】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234" w14:textId="59D113D7" w:rsidR="00014C29" w:rsidRPr="005879A1" w:rsidRDefault="00014C29" w:rsidP="005879A1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Arial" w:eastAsia="PMingLiU" w:hAnsi="Arial"/>
        <w:sz w:val="16"/>
      </w:rPr>
    </w:pPr>
    <w:r w:rsidRPr="00C80216">
      <w:rPr>
        <w:rFonts w:ascii="Arial" w:eastAsiaTheme="majorEastAsia" w:hAnsi="Arial"/>
        <w:lang w:eastAsia="zh-TW"/>
      </w:rPr>
      <w:t>20</w:t>
    </w:r>
    <w:r w:rsidR="0080567C">
      <w:rPr>
        <w:rFonts w:ascii="Arial" w:eastAsiaTheme="majorEastAsia" w:hAnsi="Arial"/>
        <w:lang w:eastAsia="zh-TW"/>
      </w:rPr>
      <w:t>2</w:t>
    </w:r>
    <w:r w:rsidR="00FC5B69">
      <w:rPr>
        <w:rFonts w:ascii="Arial" w:eastAsiaTheme="majorEastAsia" w:hAnsi="Arial" w:hint="eastAsia"/>
      </w:rPr>
      <w:t>5</w:t>
    </w:r>
    <w:r w:rsidRPr="00C80216">
      <w:rPr>
        <w:rFonts w:ascii="Arial" w:eastAsiaTheme="majorEastAsia" w:hAnsi="Arial"/>
        <w:lang w:eastAsia="zh-TW"/>
      </w:rPr>
      <w:t>年度　統計学　期末試験</w:t>
    </w:r>
    <w:r w:rsidR="00FC5B69">
      <w:rPr>
        <w:rFonts w:ascii="Arial" w:eastAsiaTheme="majorEastAsia" w:hAnsi="Arial" w:hint="eastAsia"/>
      </w:rPr>
      <w:t xml:space="preserve">　【</w:t>
    </w:r>
    <w:r w:rsidR="00A04DB0">
      <w:rPr>
        <w:rFonts w:ascii="Arial" w:eastAsiaTheme="majorEastAsia" w:hAnsi="Arial" w:hint="eastAsia"/>
      </w:rPr>
      <w:t>工</w:t>
    </w:r>
    <w:r w:rsidR="00FC5B69">
      <w:rPr>
        <w:rFonts w:ascii="Arial" w:eastAsiaTheme="majorEastAsia" w:hAnsi="Arial" w:hint="eastAsia"/>
      </w:rPr>
      <w:t>学部クラス】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0F55B" w14:textId="46FE860C" w:rsidR="00014C29" w:rsidRPr="00926E98" w:rsidRDefault="00014C29" w:rsidP="00293A70">
    <w:pPr>
      <w:pStyle w:val="a6"/>
      <w:tabs>
        <w:tab w:val="clear" w:pos="4252"/>
        <w:tab w:val="clear" w:pos="8504"/>
        <w:tab w:val="center" w:pos="5103"/>
        <w:tab w:val="right" w:pos="10206"/>
      </w:tabs>
      <w:jc w:val="center"/>
      <w:rPr>
        <w:rFonts w:ascii="BIZ UDPゴシック" w:eastAsia="BIZ UDPゴシック" w:hAnsi="BIZ UDPゴシック"/>
        <w:sz w:val="16"/>
        <w:lang w:eastAsia="zh-TW"/>
      </w:rPr>
    </w:pPr>
    <w:r w:rsidRPr="00926E98">
      <w:rPr>
        <w:rFonts w:ascii="BIZ UDPゴシック" w:eastAsia="BIZ UDPゴシック" w:hAnsi="BIZ UDPゴシック"/>
        <w:lang w:eastAsia="zh-TW"/>
      </w:rPr>
      <w:t>20</w:t>
    </w:r>
    <w:r w:rsidR="00926E98" w:rsidRPr="00926E98">
      <w:rPr>
        <w:rFonts w:ascii="BIZ UDPゴシック" w:eastAsia="BIZ UDPゴシック" w:hAnsi="BIZ UDPゴシック"/>
        <w:lang w:eastAsia="zh-TW"/>
      </w:rPr>
      <w:t>2</w:t>
    </w:r>
    <w:r w:rsidR="00926E98" w:rsidRPr="00926E98">
      <w:rPr>
        <w:rFonts w:ascii="BIZ UDPゴシック" w:eastAsia="BIZ UDPゴシック" w:hAnsi="BIZ UDPゴシック" w:hint="eastAsia"/>
      </w:rPr>
      <w:t>2</w:t>
    </w:r>
    <w:r w:rsidRPr="00926E98">
      <w:rPr>
        <w:rFonts w:ascii="BIZ UDPゴシック" w:eastAsia="BIZ UDPゴシック" w:hAnsi="BIZ UDPゴシック"/>
        <w:lang w:eastAsia="zh-TW"/>
      </w:rPr>
      <w:t>年度　統計学　期末試験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65E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D1D391C"/>
    <w:multiLevelType w:val="hybridMultilevel"/>
    <w:tmpl w:val="630C502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ECD12BA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F4A0CFC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B19294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7D778EE"/>
    <w:multiLevelType w:val="hybridMultilevel"/>
    <w:tmpl w:val="A93E5B94"/>
    <w:lvl w:ilvl="0" w:tplc="3AE2589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44E21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A9912AC"/>
    <w:multiLevelType w:val="hybridMultilevel"/>
    <w:tmpl w:val="F89C3840"/>
    <w:lvl w:ilvl="0" w:tplc="92A4122C">
      <w:start w:val="1"/>
      <w:numFmt w:val="decimal"/>
      <w:lvlText w:val="問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552113BB"/>
    <w:multiLevelType w:val="hybridMultilevel"/>
    <w:tmpl w:val="35C2B09E"/>
    <w:lvl w:ilvl="0" w:tplc="2714A966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74D50F7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75DB1DC0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78DE341B"/>
    <w:multiLevelType w:val="hybridMultilevel"/>
    <w:tmpl w:val="76E4A0CC"/>
    <w:lvl w:ilvl="0" w:tplc="9850AC02">
      <w:start w:val="1"/>
      <w:numFmt w:val="decimal"/>
      <w:lvlText w:val="(%1)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6258048">
    <w:abstractNumId w:val="1"/>
  </w:num>
  <w:num w:numId="2" w16cid:durableId="389429455">
    <w:abstractNumId w:val="3"/>
  </w:num>
  <w:num w:numId="3" w16cid:durableId="1615550341">
    <w:abstractNumId w:val="0"/>
  </w:num>
  <w:num w:numId="4" w16cid:durableId="443841246">
    <w:abstractNumId w:val="4"/>
  </w:num>
  <w:num w:numId="5" w16cid:durableId="1518613860">
    <w:abstractNumId w:val="6"/>
  </w:num>
  <w:num w:numId="6" w16cid:durableId="1377436036">
    <w:abstractNumId w:val="5"/>
  </w:num>
  <w:num w:numId="7" w16cid:durableId="238369584">
    <w:abstractNumId w:val="7"/>
  </w:num>
  <w:num w:numId="8" w16cid:durableId="1421022958">
    <w:abstractNumId w:val="2"/>
  </w:num>
  <w:num w:numId="9" w16cid:durableId="671183058">
    <w:abstractNumId w:val="9"/>
  </w:num>
  <w:num w:numId="10" w16cid:durableId="251748060">
    <w:abstractNumId w:val="10"/>
  </w:num>
  <w:num w:numId="11" w16cid:durableId="364990230">
    <w:abstractNumId w:val="11"/>
  </w:num>
  <w:num w:numId="12" w16cid:durableId="1711223589">
    <w:abstractNumId w:val="8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須永大介">
    <w15:presenceInfo w15:providerId="AD" w15:userId="S::dsunaga@reitaku-u.ac.jp::afee7028-08f7-45fb-b56f-efe6c4357b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trackRevisions/>
  <w:defaultTabStop w:val="84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8"/>
    <w:rsid w:val="000009E2"/>
    <w:rsid w:val="00002262"/>
    <w:rsid w:val="0000440F"/>
    <w:rsid w:val="00011361"/>
    <w:rsid w:val="000129C9"/>
    <w:rsid w:val="000137B6"/>
    <w:rsid w:val="000146F0"/>
    <w:rsid w:val="00014C29"/>
    <w:rsid w:val="00016B97"/>
    <w:rsid w:val="00034D63"/>
    <w:rsid w:val="00034E93"/>
    <w:rsid w:val="00060F78"/>
    <w:rsid w:val="000632A0"/>
    <w:rsid w:val="00066D65"/>
    <w:rsid w:val="00070738"/>
    <w:rsid w:val="000713A0"/>
    <w:rsid w:val="0007615E"/>
    <w:rsid w:val="00094C4F"/>
    <w:rsid w:val="00097E64"/>
    <w:rsid w:val="000A1A83"/>
    <w:rsid w:val="000A35B6"/>
    <w:rsid w:val="000C03B6"/>
    <w:rsid w:val="000C1BC1"/>
    <w:rsid w:val="000C6B4F"/>
    <w:rsid w:val="000D1546"/>
    <w:rsid w:val="000D3A88"/>
    <w:rsid w:val="000E1C98"/>
    <w:rsid w:val="000F2F88"/>
    <w:rsid w:val="000F3D3C"/>
    <w:rsid w:val="000F5780"/>
    <w:rsid w:val="00100D2D"/>
    <w:rsid w:val="00107C72"/>
    <w:rsid w:val="0011073F"/>
    <w:rsid w:val="00123CED"/>
    <w:rsid w:val="00131D6F"/>
    <w:rsid w:val="00146536"/>
    <w:rsid w:val="0015518C"/>
    <w:rsid w:val="00156AD5"/>
    <w:rsid w:val="00166015"/>
    <w:rsid w:val="00174057"/>
    <w:rsid w:val="0018537D"/>
    <w:rsid w:val="001B20AA"/>
    <w:rsid w:val="001B3ABE"/>
    <w:rsid w:val="001B6BDA"/>
    <w:rsid w:val="001C2ED2"/>
    <w:rsid w:val="001C3AE2"/>
    <w:rsid w:val="001E2FA8"/>
    <w:rsid w:val="001F2A9A"/>
    <w:rsid w:val="001F389B"/>
    <w:rsid w:val="00201B79"/>
    <w:rsid w:val="002106CF"/>
    <w:rsid w:val="00213E31"/>
    <w:rsid w:val="0022234B"/>
    <w:rsid w:val="002323C3"/>
    <w:rsid w:val="00233101"/>
    <w:rsid w:val="00237C33"/>
    <w:rsid w:val="00242AEB"/>
    <w:rsid w:val="00243F5F"/>
    <w:rsid w:val="0025438A"/>
    <w:rsid w:val="002600E4"/>
    <w:rsid w:val="002650DA"/>
    <w:rsid w:val="00265512"/>
    <w:rsid w:val="00270D7B"/>
    <w:rsid w:val="00284EFC"/>
    <w:rsid w:val="00290542"/>
    <w:rsid w:val="002935C8"/>
    <w:rsid w:val="002935F2"/>
    <w:rsid w:val="00293A70"/>
    <w:rsid w:val="002959EC"/>
    <w:rsid w:val="002A0AA7"/>
    <w:rsid w:val="002A7BA6"/>
    <w:rsid w:val="002D2971"/>
    <w:rsid w:val="002D46A7"/>
    <w:rsid w:val="002E061C"/>
    <w:rsid w:val="002E0F1D"/>
    <w:rsid w:val="002E1B71"/>
    <w:rsid w:val="002E48AC"/>
    <w:rsid w:val="002E7630"/>
    <w:rsid w:val="002F167E"/>
    <w:rsid w:val="0031062E"/>
    <w:rsid w:val="00315422"/>
    <w:rsid w:val="003157B7"/>
    <w:rsid w:val="003223E7"/>
    <w:rsid w:val="003241C5"/>
    <w:rsid w:val="0034057B"/>
    <w:rsid w:val="00347877"/>
    <w:rsid w:val="0036432B"/>
    <w:rsid w:val="003678C3"/>
    <w:rsid w:val="0037048D"/>
    <w:rsid w:val="0039642E"/>
    <w:rsid w:val="00396DB0"/>
    <w:rsid w:val="003B5063"/>
    <w:rsid w:val="003C3E0D"/>
    <w:rsid w:val="003D319F"/>
    <w:rsid w:val="003D6228"/>
    <w:rsid w:val="003D76A4"/>
    <w:rsid w:val="003E0C29"/>
    <w:rsid w:val="003E1C18"/>
    <w:rsid w:val="003E3923"/>
    <w:rsid w:val="003F6A1F"/>
    <w:rsid w:val="004034E2"/>
    <w:rsid w:val="004045AE"/>
    <w:rsid w:val="004053C4"/>
    <w:rsid w:val="00406368"/>
    <w:rsid w:val="00413C0B"/>
    <w:rsid w:val="00422FB8"/>
    <w:rsid w:val="00423B1C"/>
    <w:rsid w:val="0042523C"/>
    <w:rsid w:val="0042553B"/>
    <w:rsid w:val="00426C88"/>
    <w:rsid w:val="00435FF4"/>
    <w:rsid w:val="004427DE"/>
    <w:rsid w:val="00451C83"/>
    <w:rsid w:val="00452248"/>
    <w:rsid w:val="0045533B"/>
    <w:rsid w:val="00456D6B"/>
    <w:rsid w:val="0045718D"/>
    <w:rsid w:val="00457D83"/>
    <w:rsid w:val="00470C6E"/>
    <w:rsid w:val="004877F6"/>
    <w:rsid w:val="004878C8"/>
    <w:rsid w:val="00496828"/>
    <w:rsid w:val="00496908"/>
    <w:rsid w:val="004B0A5B"/>
    <w:rsid w:val="004C2D1F"/>
    <w:rsid w:val="004D413C"/>
    <w:rsid w:val="004D5BD3"/>
    <w:rsid w:val="004F3F01"/>
    <w:rsid w:val="004F6DA7"/>
    <w:rsid w:val="00503B44"/>
    <w:rsid w:val="005107C2"/>
    <w:rsid w:val="005148A5"/>
    <w:rsid w:val="00521BCF"/>
    <w:rsid w:val="00537067"/>
    <w:rsid w:val="005551AA"/>
    <w:rsid w:val="00556092"/>
    <w:rsid w:val="005776B4"/>
    <w:rsid w:val="005836A4"/>
    <w:rsid w:val="00584D2E"/>
    <w:rsid w:val="00586206"/>
    <w:rsid w:val="005879A1"/>
    <w:rsid w:val="00595A7D"/>
    <w:rsid w:val="005A1CB2"/>
    <w:rsid w:val="005A5D30"/>
    <w:rsid w:val="005B533A"/>
    <w:rsid w:val="005D5171"/>
    <w:rsid w:val="005E4ECF"/>
    <w:rsid w:val="005E5025"/>
    <w:rsid w:val="005E6D06"/>
    <w:rsid w:val="005E73D5"/>
    <w:rsid w:val="006017C4"/>
    <w:rsid w:val="00604930"/>
    <w:rsid w:val="00610ED0"/>
    <w:rsid w:val="00612B35"/>
    <w:rsid w:val="00614820"/>
    <w:rsid w:val="00620DCF"/>
    <w:rsid w:val="00624B34"/>
    <w:rsid w:val="0062522E"/>
    <w:rsid w:val="00627167"/>
    <w:rsid w:val="00645489"/>
    <w:rsid w:val="00650E4D"/>
    <w:rsid w:val="0065184E"/>
    <w:rsid w:val="006603BC"/>
    <w:rsid w:val="00664841"/>
    <w:rsid w:val="006840C8"/>
    <w:rsid w:val="006865A7"/>
    <w:rsid w:val="006A237F"/>
    <w:rsid w:val="006A32AC"/>
    <w:rsid w:val="006A38F3"/>
    <w:rsid w:val="006A71DF"/>
    <w:rsid w:val="006C05D9"/>
    <w:rsid w:val="006C45CB"/>
    <w:rsid w:val="006D732A"/>
    <w:rsid w:val="006D7371"/>
    <w:rsid w:val="006F0496"/>
    <w:rsid w:val="006F3AA9"/>
    <w:rsid w:val="006F503A"/>
    <w:rsid w:val="006F6460"/>
    <w:rsid w:val="006F7172"/>
    <w:rsid w:val="00712998"/>
    <w:rsid w:val="007178B3"/>
    <w:rsid w:val="007225F8"/>
    <w:rsid w:val="00730912"/>
    <w:rsid w:val="0073149B"/>
    <w:rsid w:val="007338CB"/>
    <w:rsid w:val="00760862"/>
    <w:rsid w:val="00760DD5"/>
    <w:rsid w:val="00770240"/>
    <w:rsid w:val="00770808"/>
    <w:rsid w:val="00770FF8"/>
    <w:rsid w:val="00774911"/>
    <w:rsid w:val="007902B5"/>
    <w:rsid w:val="00797180"/>
    <w:rsid w:val="007A75F5"/>
    <w:rsid w:val="007A7C22"/>
    <w:rsid w:val="007B0D3D"/>
    <w:rsid w:val="007C5C27"/>
    <w:rsid w:val="007D08BF"/>
    <w:rsid w:val="007D3CBF"/>
    <w:rsid w:val="007E1626"/>
    <w:rsid w:val="007E5D74"/>
    <w:rsid w:val="007E640E"/>
    <w:rsid w:val="007F69E5"/>
    <w:rsid w:val="008039E0"/>
    <w:rsid w:val="0080567C"/>
    <w:rsid w:val="00806EB7"/>
    <w:rsid w:val="00807BB5"/>
    <w:rsid w:val="00810968"/>
    <w:rsid w:val="0081316F"/>
    <w:rsid w:val="0081477E"/>
    <w:rsid w:val="008239E8"/>
    <w:rsid w:val="00823DEF"/>
    <w:rsid w:val="008333B1"/>
    <w:rsid w:val="008407BE"/>
    <w:rsid w:val="0084115F"/>
    <w:rsid w:val="008467F1"/>
    <w:rsid w:val="00865AB1"/>
    <w:rsid w:val="008805B9"/>
    <w:rsid w:val="008817F0"/>
    <w:rsid w:val="008943AA"/>
    <w:rsid w:val="008A3469"/>
    <w:rsid w:val="008C7A32"/>
    <w:rsid w:val="008D3CE8"/>
    <w:rsid w:val="008D4705"/>
    <w:rsid w:val="008D6C63"/>
    <w:rsid w:val="008E1E7C"/>
    <w:rsid w:val="008F0278"/>
    <w:rsid w:val="00900846"/>
    <w:rsid w:val="009076B1"/>
    <w:rsid w:val="00912C2D"/>
    <w:rsid w:val="00921068"/>
    <w:rsid w:val="0092260A"/>
    <w:rsid w:val="009256D7"/>
    <w:rsid w:val="00925B66"/>
    <w:rsid w:val="00926E98"/>
    <w:rsid w:val="00926EA0"/>
    <w:rsid w:val="00927E05"/>
    <w:rsid w:val="0094248A"/>
    <w:rsid w:val="00946E2E"/>
    <w:rsid w:val="009524EA"/>
    <w:rsid w:val="009614E8"/>
    <w:rsid w:val="009761BD"/>
    <w:rsid w:val="00981EB6"/>
    <w:rsid w:val="00990F0E"/>
    <w:rsid w:val="009944F3"/>
    <w:rsid w:val="009A1EC6"/>
    <w:rsid w:val="009A44C7"/>
    <w:rsid w:val="009C0B34"/>
    <w:rsid w:val="009C3ABD"/>
    <w:rsid w:val="009C5E42"/>
    <w:rsid w:val="009C6425"/>
    <w:rsid w:val="009D6736"/>
    <w:rsid w:val="009D6748"/>
    <w:rsid w:val="009E630D"/>
    <w:rsid w:val="009F1AC5"/>
    <w:rsid w:val="00A04DB0"/>
    <w:rsid w:val="00A15658"/>
    <w:rsid w:val="00A21877"/>
    <w:rsid w:val="00A22223"/>
    <w:rsid w:val="00A31AA7"/>
    <w:rsid w:val="00A510AD"/>
    <w:rsid w:val="00A52BC9"/>
    <w:rsid w:val="00A60240"/>
    <w:rsid w:val="00A626DA"/>
    <w:rsid w:val="00A6313F"/>
    <w:rsid w:val="00A6477F"/>
    <w:rsid w:val="00A80276"/>
    <w:rsid w:val="00A8508A"/>
    <w:rsid w:val="00A9147C"/>
    <w:rsid w:val="00AA1F76"/>
    <w:rsid w:val="00AA4481"/>
    <w:rsid w:val="00AB3873"/>
    <w:rsid w:val="00AB5F4A"/>
    <w:rsid w:val="00AB6DEE"/>
    <w:rsid w:val="00AC718A"/>
    <w:rsid w:val="00AD0FC3"/>
    <w:rsid w:val="00AD13A4"/>
    <w:rsid w:val="00AD43A8"/>
    <w:rsid w:val="00AD5059"/>
    <w:rsid w:val="00AD5879"/>
    <w:rsid w:val="00AF0770"/>
    <w:rsid w:val="00B01BC9"/>
    <w:rsid w:val="00B05213"/>
    <w:rsid w:val="00B06DCE"/>
    <w:rsid w:val="00B11DBA"/>
    <w:rsid w:val="00B15BBF"/>
    <w:rsid w:val="00B2044B"/>
    <w:rsid w:val="00B205C7"/>
    <w:rsid w:val="00B25724"/>
    <w:rsid w:val="00B2639A"/>
    <w:rsid w:val="00B26A7A"/>
    <w:rsid w:val="00B26D79"/>
    <w:rsid w:val="00B27C81"/>
    <w:rsid w:val="00B32C14"/>
    <w:rsid w:val="00B44E5B"/>
    <w:rsid w:val="00B4627C"/>
    <w:rsid w:val="00B5687F"/>
    <w:rsid w:val="00B61900"/>
    <w:rsid w:val="00B62ECC"/>
    <w:rsid w:val="00B64011"/>
    <w:rsid w:val="00B70B28"/>
    <w:rsid w:val="00B724F9"/>
    <w:rsid w:val="00B9186D"/>
    <w:rsid w:val="00BA33C5"/>
    <w:rsid w:val="00BA4A60"/>
    <w:rsid w:val="00BA6A69"/>
    <w:rsid w:val="00BB652B"/>
    <w:rsid w:val="00BD669D"/>
    <w:rsid w:val="00BD6F0A"/>
    <w:rsid w:val="00BE0778"/>
    <w:rsid w:val="00BE2A31"/>
    <w:rsid w:val="00BF08BC"/>
    <w:rsid w:val="00BF2883"/>
    <w:rsid w:val="00C019DB"/>
    <w:rsid w:val="00C21EDF"/>
    <w:rsid w:val="00C24219"/>
    <w:rsid w:val="00C31718"/>
    <w:rsid w:val="00C437C9"/>
    <w:rsid w:val="00C43A8B"/>
    <w:rsid w:val="00C5079A"/>
    <w:rsid w:val="00C54F51"/>
    <w:rsid w:val="00C55547"/>
    <w:rsid w:val="00C5684E"/>
    <w:rsid w:val="00C60B3C"/>
    <w:rsid w:val="00C63DA8"/>
    <w:rsid w:val="00C76F76"/>
    <w:rsid w:val="00C77F72"/>
    <w:rsid w:val="00C80216"/>
    <w:rsid w:val="00C823D1"/>
    <w:rsid w:val="00C82FE3"/>
    <w:rsid w:val="00C919FD"/>
    <w:rsid w:val="00C941AC"/>
    <w:rsid w:val="00C954A2"/>
    <w:rsid w:val="00CA04C8"/>
    <w:rsid w:val="00CC09B4"/>
    <w:rsid w:val="00CD1178"/>
    <w:rsid w:val="00CD368A"/>
    <w:rsid w:val="00CE7E71"/>
    <w:rsid w:val="00CF0005"/>
    <w:rsid w:val="00CF0E1A"/>
    <w:rsid w:val="00D008C0"/>
    <w:rsid w:val="00D0133C"/>
    <w:rsid w:val="00D0490A"/>
    <w:rsid w:val="00D12E35"/>
    <w:rsid w:val="00D1452E"/>
    <w:rsid w:val="00D14952"/>
    <w:rsid w:val="00D17604"/>
    <w:rsid w:val="00D202BA"/>
    <w:rsid w:val="00D45B1E"/>
    <w:rsid w:val="00D50423"/>
    <w:rsid w:val="00D50756"/>
    <w:rsid w:val="00D6158D"/>
    <w:rsid w:val="00D64E7A"/>
    <w:rsid w:val="00D72ACA"/>
    <w:rsid w:val="00D761B6"/>
    <w:rsid w:val="00D84BA1"/>
    <w:rsid w:val="00D86C6B"/>
    <w:rsid w:val="00D92A3A"/>
    <w:rsid w:val="00D92FA5"/>
    <w:rsid w:val="00D97EA1"/>
    <w:rsid w:val="00DB251D"/>
    <w:rsid w:val="00DB7279"/>
    <w:rsid w:val="00DC33A1"/>
    <w:rsid w:val="00DC7821"/>
    <w:rsid w:val="00DD0929"/>
    <w:rsid w:val="00DD34E2"/>
    <w:rsid w:val="00DF15CB"/>
    <w:rsid w:val="00E05080"/>
    <w:rsid w:val="00E0701D"/>
    <w:rsid w:val="00E14C01"/>
    <w:rsid w:val="00E25F59"/>
    <w:rsid w:val="00E32DF6"/>
    <w:rsid w:val="00E3555C"/>
    <w:rsid w:val="00E4196D"/>
    <w:rsid w:val="00E4638B"/>
    <w:rsid w:val="00E519E4"/>
    <w:rsid w:val="00E52532"/>
    <w:rsid w:val="00E70EE3"/>
    <w:rsid w:val="00E77A69"/>
    <w:rsid w:val="00E82EC6"/>
    <w:rsid w:val="00E93820"/>
    <w:rsid w:val="00E978C1"/>
    <w:rsid w:val="00EA3683"/>
    <w:rsid w:val="00EB19C2"/>
    <w:rsid w:val="00EB5450"/>
    <w:rsid w:val="00EC3007"/>
    <w:rsid w:val="00EE05AF"/>
    <w:rsid w:val="00EF4297"/>
    <w:rsid w:val="00EF74C2"/>
    <w:rsid w:val="00F02F98"/>
    <w:rsid w:val="00F1142A"/>
    <w:rsid w:val="00F46707"/>
    <w:rsid w:val="00F47A1A"/>
    <w:rsid w:val="00F524EA"/>
    <w:rsid w:val="00F55CDE"/>
    <w:rsid w:val="00F750FF"/>
    <w:rsid w:val="00F921AB"/>
    <w:rsid w:val="00F95338"/>
    <w:rsid w:val="00FC04CE"/>
    <w:rsid w:val="00FC0AE6"/>
    <w:rsid w:val="00FC257C"/>
    <w:rsid w:val="00FC260A"/>
    <w:rsid w:val="00FC5B69"/>
    <w:rsid w:val="00FD58C4"/>
    <w:rsid w:val="00FD5B33"/>
    <w:rsid w:val="00FE3CB0"/>
    <w:rsid w:val="00FE5BB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B84D96"/>
  <w15:docId w15:val="{088D0460-4332-DC4C-A20B-FE79B9F6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E05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7877"/>
    <w:pPr>
      <w:keepNext/>
      <w:widowControl w:val="0"/>
      <w:jc w:val="both"/>
      <w:outlineLvl w:val="1"/>
    </w:pPr>
    <w:rPr>
      <w:rFonts w:ascii="Trebuchet MS" w:eastAsia="HG丸ｺﾞｼｯｸM-PRO" w:hAnsi="Trebuchet MS" w:cstheme="majorBidi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2F98"/>
    <w:pPr>
      <w:widowControl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02F98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C80216"/>
    <w:pPr>
      <w:widowControl w:val="0"/>
      <w:ind w:leftChars="400" w:left="840"/>
      <w:jc w:val="both"/>
    </w:pPr>
    <w:rPr>
      <w:rFonts w:asciiTheme="majorHAnsi" w:eastAsiaTheme="majorEastAsia" w:hAnsiTheme="majorHAnsi" w:cstheme="minorBidi"/>
      <w:kern w:val="2"/>
      <w:sz w:val="21"/>
    </w:rPr>
  </w:style>
  <w:style w:type="paragraph" w:styleId="a6">
    <w:name w:val="header"/>
    <w:basedOn w:val="a"/>
    <w:link w:val="a7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7">
    <w:name w:val="ヘッダー (文字)"/>
    <w:basedOn w:val="a0"/>
    <w:link w:val="a6"/>
    <w:uiPriority w:val="99"/>
    <w:rsid w:val="003157B7"/>
  </w:style>
  <w:style w:type="paragraph" w:styleId="a8">
    <w:name w:val="footer"/>
    <w:basedOn w:val="a"/>
    <w:link w:val="a9"/>
    <w:uiPriority w:val="99"/>
    <w:unhideWhenUsed/>
    <w:rsid w:val="003157B7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Theme="minorEastAsia" w:cstheme="minorBidi"/>
      <w:kern w:val="2"/>
      <w:sz w:val="21"/>
      <w:szCs w:val="21"/>
    </w:rPr>
  </w:style>
  <w:style w:type="character" w:customStyle="1" w:styleId="a9">
    <w:name w:val="フッター (文字)"/>
    <w:basedOn w:val="a0"/>
    <w:link w:val="a8"/>
    <w:uiPriority w:val="99"/>
    <w:rsid w:val="003157B7"/>
  </w:style>
  <w:style w:type="character" w:styleId="aa">
    <w:name w:val="Placeholder Text"/>
    <w:basedOn w:val="a0"/>
    <w:uiPriority w:val="99"/>
    <w:semiHidden/>
    <w:rsid w:val="007A7C22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24B34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</w:rPr>
  </w:style>
  <w:style w:type="table" w:styleId="ab">
    <w:name w:val="Table Grid"/>
    <w:basedOn w:val="a1"/>
    <w:uiPriority w:val="59"/>
    <w:rsid w:val="006F7172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347877"/>
    <w:rPr>
      <w:rFonts w:ascii="Trebuchet MS" w:eastAsia="HG丸ｺﾞｼｯｸM-PRO" w:hAnsi="Trebuchet MS" w:cstheme="majorBidi"/>
      <w:sz w:val="22"/>
    </w:rPr>
  </w:style>
  <w:style w:type="paragraph" w:styleId="ac">
    <w:name w:val="Revision"/>
    <w:hidden/>
    <w:uiPriority w:val="99"/>
    <w:semiHidden/>
    <w:rsid w:val="006A71DF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785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098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3522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0074">
          <w:marLeft w:val="720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0684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6103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69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731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650">
          <w:marLeft w:val="720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609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2127">
          <w:marLeft w:val="547"/>
          <w:marRight w:val="0"/>
          <w:marTop w:val="11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507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640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942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7791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A55DE-8B5E-437C-AAF3-54E0EB216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451</Words>
  <Characters>641</Characters>
  <Application>Microsoft Office Word</Application>
  <DocSecurity>0</DocSecurity>
  <Lines>128</Lines>
  <Paragraphs>155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LIJ</dc:creator>
  <cp:lastModifiedBy>須永大介</cp:lastModifiedBy>
  <cp:revision>18</cp:revision>
  <cp:lastPrinted>2023-01-08T04:57:00Z</cp:lastPrinted>
  <dcterms:created xsi:type="dcterms:W3CDTF">2026-01-11T05:09:00Z</dcterms:created>
  <dcterms:modified xsi:type="dcterms:W3CDTF">2026-01-11T10:56:00Z</dcterms:modified>
</cp:coreProperties>
</file>