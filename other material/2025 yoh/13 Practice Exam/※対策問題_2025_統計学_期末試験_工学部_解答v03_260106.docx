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18937" w14:textId="77777777" w:rsidR="002A7BA6" w:rsidRDefault="002A7BA6">
      <w:pPr>
        <w:rPr>
          <w:rFonts w:ascii="BIZ UDPGothic" w:eastAsia="BIZ UDPGothic" w:hAnsi="BIZ UDPGothic"/>
          <w:sz w:val="18"/>
          <w:szCs w:val="18"/>
        </w:rPr>
      </w:pPr>
    </w:p>
    <w:p w14:paraId="05A155C8" w14:textId="77777777" w:rsidR="00D575EF" w:rsidRDefault="00D575EF" w:rsidP="0080567C">
      <w:pPr>
        <w:ind w:right="70"/>
        <w:rPr>
          <w:rFonts w:ascii="BIZ UDPGothic" w:eastAsia="BIZ UDPGothic" w:hAnsi="BIZ UDPGothic"/>
          <w:color w:val="FF0000"/>
          <w:sz w:val="18"/>
          <w:szCs w:val="18"/>
        </w:rPr>
      </w:pPr>
    </w:p>
    <w:p w14:paraId="70979BC4" w14:textId="0BF308B2" w:rsidR="000A25E9" w:rsidRDefault="000A25E9" w:rsidP="0080567C">
      <w:pPr>
        <w:ind w:right="70"/>
        <w:rPr>
          <w:rFonts w:ascii="BIZ UDPGothic" w:eastAsia="BIZ UDPGothic" w:hAnsi="BIZ UDPGothic"/>
          <w:color w:val="FF0000"/>
          <w:sz w:val="18"/>
          <w:szCs w:val="18"/>
        </w:rPr>
      </w:pPr>
      <w:r>
        <w:rPr>
          <w:rFonts w:ascii="BIZ UDPGothic" w:eastAsia="BIZ UDPGothic" w:hAnsi="BIZ UDPGothic" w:hint="eastAsia"/>
          <w:color w:val="FF0000"/>
          <w:sz w:val="18"/>
          <w:szCs w:val="18"/>
        </w:rPr>
        <w:t>小数点以下桁数は指定なし</w:t>
      </w:r>
    </w:p>
    <w:p w14:paraId="174F3A2A" w14:textId="34431BAA" w:rsidR="000A25E9" w:rsidRPr="000A25E9" w:rsidRDefault="000A25E9" w:rsidP="0080567C">
      <w:pPr>
        <w:ind w:right="70"/>
        <w:rPr>
          <w:rFonts w:ascii="BIZ UDPGothic" w:eastAsia="BIZ UDPGothic" w:hAnsi="BIZ UDPGothic"/>
          <w:color w:val="FF0000"/>
          <w:sz w:val="18"/>
          <w:szCs w:val="18"/>
        </w:rPr>
      </w:pPr>
      <w:r>
        <w:rPr>
          <w:rFonts w:ascii="BIZ UDPGothic" w:eastAsia="BIZ UDPGothic" w:hAnsi="BIZ UDPGothic" w:hint="eastAsia"/>
          <w:color w:val="FF0000"/>
          <w:sz w:val="18"/>
          <w:szCs w:val="18"/>
        </w:rPr>
        <w:t>途中式（計算方法）が合っていればOK（計算ミスによる誤答等は適宜減点，小数点以下桁数による小さな誤差は減点なし）</w:t>
      </w:r>
    </w:p>
    <w:p w14:paraId="394CC8FB" w14:textId="77777777" w:rsidR="000A25E9" w:rsidRDefault="000A25E9" w:rsidP="0080567C">
      <w:pPr>
        <w:ind w:right="70"/>
        <w:rPr>
          <w:rFonts w:ascii="BIZ UDPGothic" w:eastAsia="BIZ UDPGothic" w:hAnsi="BIZ UDPGothic"/>
          <w:sz w:val="18"/>
          <w:szCs w:val="18"/>
        </w:rPr>
      </w:pPr>
    </w:p>
    <w:p w14:paraId="6E42BDF7" w14:textId="1AC50DF9" w:rsidR="00FD5B33" w:rsidRDefault="00AD5059" w:rsidP="0080567C">
      <w:pPr>
        <w:ind w:right="70"/>
        <w:rPr>
          <w:rFonts w:ascii="BIZ UDPGothic" w:eastAsia="BIZ UDPGothic" w:hAnsi="BIZ UDPGothic"/>
          <w:sz w:val="18"/>
          <w:szCs w:val="18"/>
        </w:rPr>
      </w:pPr>
      <w:r>
        <w:rPr>
          <w:rFonts w:ascii="BIZ UDPGothic" w:eastAsia="BIZ UDPGothic" w:hAnsi="BIZ UDPGothic"/>
          <w:sz w:val="18"/>
          <w:szCs w:val="18"/>
        </w:rPr>
        <w:t>Q1</w:t>
      </w:r>
      <w:r w:rsidR="00131D6F">
        <w:rPr>
          <w:rFonts w:ascii="BIZ UDPGothic" w:eastAsia="BIZ UDPGothic" w:hAnsi="BIZ UDPGothic" w:hint="eastAsia"/>
          <w:sz w:val="18"/>
          <w:szCs w:val="18"/>
        </w:rPr>
        <w:t xml:space="preserve">　（2</w:t>
      </w:r>
      <w:r w:rsidR="00131D6F">
        <w:rPr>
          <w:rFonts w:ascii="BIZ UDPGothic" w:eastAsia="BIZ UDPGothic" w:hAnsi="BIZ UDPGothic"/>
          <w:sz w:val="18"/>
          <w:szCs w:val="18"/>
        </w:rPr>
        <w:t>5</w:t>
      </w:r>
      <w:r w:rsidR="00131D6F">
        <w:rPr>
          <w:rFonts w:ascii="BIZ UDPGothic" w:eastAsia="BIZ UDPGothic" w:hAnsi="BIZ UDPGothic" w:hint="eastAsia"/>
          <w:sz w:val="18"/>
          <w:szCs w:val="18"/>
        </w:rPr>
        <w:t>点）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6"/>
        <w:gridCol w:w="926"/>
        <w:gridCol w:w="3708"/>
        <w:gridCol w:w="927"/>
        <w:gridCol w:w="3708"/>
      </w:tblGrid>
      <w:tr w:rsidR="00AD5059" w14:paraId="4A74AFA4" w14:textId="77777777" w:rsidTr="00243F5F">
        <w:trPr>
          <w:trHeight w:val="1701"/>
        </w:trPr>
        <w:tc>
          <w:tcPr>
            <w:tcW w:w="926" w:type="dxa"/>
            <w:vAlign w:val="center"/>
          </w:tcPr>
          <w:p w14:paraId="6363A818" w14:textId="77777777" w:rsidR="00AD5059" w:rsidRDefault="00AD5059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(</w:t>
            </w:r>
            <w:r>
              <w:rPr>
                <w:rFonts w:ascii="BIZ UDPGothic" w:eastAsia="BIZ UDPGothic" w:hAnsi="BIZ UDPGothic"/>
                <w:sz w:val="18"/>
                <w:szCs w:val="18"/>
              </w:rPr>
              <w:t>1)</w:t>
            </w:r>
          </w:p>
          <w:p w14:paraId="585F2650" w14:textId="10C54BD9" w:rsidR="00131D6F" w:rsidRDefault="00131D6F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166015">
              <w:rPr>
                <w:rFonts w:ascii="BIZ UDPGothic" w:eastAsia="BIZ UDPGothic" w:hAnsi="BIZ UDPGothic"/>
                <w:sz w:val="14"/>
                <w:szCs w:val="14"/>
              </w:rPr>
              <w:t>(</w:t>
            </w:r>
            <w:r w:rsidR="009A1EC6"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５</w:t>
            </w:r>
            <w:r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点)</w:t>
            </w:r>
          </w:p>
        </w:tc>
        <w:tc>
          <w:tcPr>
            <w:tcW w:w="9269" w:type="dxa"/>
            <w:gridSpan w:val="4"/>
            <w:vAlign w:val="center"/>
          </w:tcPr>
          <w:p w14:paraId="26BF132C" w14:textId="70718152" w:rsidR="00AD5059" w:rsidRPr="00A44D9C" w:rsidRDefault="00A44D9C" w:rsidP="000A25E9">
            <w:pPr>
              <w:ind w:right="70"/>
              <w:rPr>
                <w:rFonts w:ascii="BIZ UDPGothic" w:eastAsia="BIZ UDPGothic" w:hAnsi="BIZ UDPGothic" w:hint="eastAsia"/>
                <w:i/>
                <w:color w:val="FF0000"/>
                <w:sz w:val="18"/>
                <w:szCs w:val="18"/>
                <w:rPrChange w:id="0" w:author="河野　洋" w:date="2026-01-06T21:54:00Z" w16du:dateUtc="2026-01-06T12:54:00Z">
                  <w:rPr>
                    <w:rFonts w:ascii="BIZ UDPGothic" w:eastAsia="BIZ UDPGothic" w:hAnsi="BIZ UDPGothic" w:hint="eastAsia"/>
                    <w:color w:val="FF0000"/>
                    <w:sz w:val="18"/>
                    <w:szCs w:val="18"/>
                  </w:rPr>
                </w:rPrChange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Pr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x</m:t>
                        </m:r>
                      </m:e>
                    </m:d>
                  </m:e>
                </m:func>
                <m:sSub>
                  <m:sSub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=</m:t>
                    </m:r>
                  </m:e>
                  <m:sub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n</m:t>
                    </m:r>
                  </m:sub>
                </m:sSub>
                <m:sSub>
                  <m:sSub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x</m:t>
                    </m:r>
                  </m:sub>
                </m:sSub>
                <m:sSup>
                  <m:sSup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π</m:t>
                    </m:r>
                  </m:e>
                  <m:sup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x</m:t>
                    </m:r>
                  </m:sup>
                </m:sSup>
                <m:sSup>
                  <m:sSup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1-</m:t>
                        </m:r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π</m:t>
                        </m:r>
                      </m:e>
                    </m:d>
                  </m:e>
                  <m:sup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n</m:t>
                    </m:r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-</m:t>
                    </m:r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x</m:t>
                    </m:r>
                  </m:sup>
                </m:sSup>
                <m:sSub>
                  <m:sSub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=</m:t>
                    </m:r>
                  </m:e>
                  <m:sub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5</m:t>
                    </m:r>
                  </m:sub>
                </m:sSub>
                <m:sSub>
                  <m:sSub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x</m:t>
                    </m:r>
                  </m:sub>
                </m:sSub>
                <m:sSup>
                  <m:sSup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0.31</m:t>
                        </m:r>
                      </m:e>
                    </m:d>
                  </m:e>
                  <m:sup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x</m:t>
                    </m:r>
                  </m:sup>
                </m:sSup>
                <m:sSup>
                  <m:sSup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1-0.31</m:t>
                        </m:r>
                      </m:e>
                    </m:d>
                  </m:e>
                  <m:sup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5-</m:t>
                    </m:r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x</m:t>
                    </m:r>
                  </m:sup>
                </m:sSup>
              </m:oMath>
            </m:oMathPara>
          </w:p>
          <w:p w14:paraId="7E3B77ED" w14:textId="4F9B91E1" w:rsidR="000A25E9" w:rsidRPr="000A25E9" w:rsidRDefault="00A44D9C" w:rsidP="000A25E9">
            <w:pPr>
              <w:ind w:right="70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eastAsia="BIZ UDPGothic" w:hAnsi="Cambria Math"/>
                      <w:i/>
                      <w:color w:val="FF000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BIZ UDPGothic" w:hAnsi="Cambria Math"/>
                      <w:color w:val="FF0000"/>
                      <w:sz w:val="18"/>
                      <w:szCs w:val="18"/>
                    </w:rPr>
                    <m:t xml:space="preserve"> </m:t>
                  </m:r>
                </m:e>
                <m:sub>
                  <m:r>
                    <w:rPr>
                      <w:rFonts w:ascii="Cambria Math" w:eastAsia="BIZ UDPGothic" w:hAnsi="Cambria Math"/>
                      <w:color w:val="FF0000"/>
                      <w:sz w:val="18"/>
                      <w:szCs w:val="18"/>
                    </w:rPr>
                    <m:t>5</m:t>
                  </m:r>
                </m:sub>
              </m:sSub>
              <m:sSub>
                <m:sSubPr>
                  <m:ctrlPr>
                    <w:rPr>
                      <w:rFonts w:ascii="Cambria Math" w:eastAsia="BIZ UDPGothic" w:hAnsi="Cambria Math"/>
                      <w:i/>
                      <w:color w:val="FF000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BIZ UDPGothic" w:hAnsi="Cambria Math"/>
                      <w:color w:val="FF0000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eastAsia="BIZ UDPGothic" w:hAnsi="Cambria Math"/>
                      <w:color w:val="FF0000"/>
                      <w:sz w:val="18"/>
                      <w:szCs w:val="18"/>
                    </w:rPr>
                    <m:t>x</m:t>
                  </m:r>
                </m:sub>
              </m:sSub>
              <m:sSup>
                <m:sSupPr>
                  <m:ctrlPr>
                    <w:rPr>
                      <w:rFonts w:ascii="Cambria Math" w:eastAsia="BIZ UDPGothic" w:hAnsi="Cambria Math"/>
                      <w:i/>
                      <w:color w:val="FF0000"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BIZ UDPGothic" w:hAnsi="Cambria Math"/>
                          <w:i/>
                          <w:color w:val="FF0000"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="BIZ UDPGothic" w:hAnsi="Cambria Math"/>
                          <w:color w:val="FF0000"/>
                          <w:sz w:val="18"/>
                          <w:szCs w:val="18"/>
                        </w:rPr>
                        <m:t>0.31</m:t>
                      </m:r>
                    </m:e>
                  </m:d>
                </m:e>
                <m:sup>
                  <m:r>
                    <w:rPr>
                      <w:rFonts w:ascii="Cambria Math" w:eastAsia="BIZ UDPGothic" w:hAnsi="Cambria Math"/>
                      <w:color w:val="FF0000"/>
                      <w:sz w:val="18"/>
                      <w:szCs w:val="18"/>
                    </w:rPr>
                    <m:t>x</m:t>
                  </m:r>
                </m:sup>
              </m:sSup>
              <m:sSup>
                <m:sSupPr>
                  <m:ctrlPr>
                    <w:rPr>
                      <w:rFonts w:ascii="Cambria Math" w:eastAsia="BIZ UDPGothic" w:hAnsi="Cambria Math"/>
                      <w:i/>
                      <w:color w:val="FF0000"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BIZ UDPGothic" w:hAnsi="Cambria Math"/>
                          <w:i/>
                          <w:color w:val="FF0000"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="BIZ UDPGothic" w:hAnsi="Cambria Math"/>
                          <w:color w:val="FF0000"/>
                          <w:sz w:val="18"/>
                          <w:szCs w:val="18"/>
                        </w:rPr>
                        <m:t>0.69</m:t>
                      </m:r>
                    </m:e>
                  </m:d>
                </m:e>
                <m:sup>
                  <m:r>
                    <w:rPr>
                      <w:rFonts w:ascii="Cambria Math" w:eastAsia="BIZ UDPGothic" w:hAnsi="Cambria Math"/>
                      <w:color w:val="FF0000"/>
                      <w:sz w:val="18"/>
                      <w:szCs w:val="18"/>
                    </w:rPr>
                    <m:t>5-</m:t>
                  </m:r>
                  <m:r>
                    <w:rPr>
                      <w:rFonts w:ascii="Cambria Math" w:eastAsia="BIZ UDPGothic" w:hAnsi="Cambria Math"/>
                      <w:color w:val="FF0000"/>
                      <w:sz w:val="18"/>
                      <w:szCs w:val="18"/>
                    </w:rPr>
                    <m:t>x</m:t>
                  </m:r>
                </m:sup>
              </m:sSup>
            </m:oMath>
            <w:r w:rsidR="00D575EF">
              <w:rPr>
                <w:rFonts w:ascii="BIZ UDPGothic" w:eastAsia="BIZ UDPGothic" w:hAnsi="BIZ UDPGothic" w:hint="eastAsia"/>
                <w:color w:val="FF0000"/>
                <w:sz w:val="18"/>
                <w:szCs w:val="18"/>
              </w:rPr>
              <w:t xml:space="preserve"> も</w:t>
            </w:r>
            <w:r w:rsidR="000A25E9">
              <w:rPr>
                <w:rFonts w:ascii="BIZ UDPGothic" w:eastAsia="BIZ UDPGothic" w:hAnsi="BIZ UDPGothic" w:hint="eastAsia"/>
                <w:color w:val="FF0000"/>
                <w:sz w:val="18"/>
                <w:szCs w:val="18"/>
              </w:rPr>
              <w:t>正答</w:t>
            </w:r>
          </w:p>
        </w:tc>
      </w:tr>
      <w:tr w:rsidR="00AD5059" w14:paraId="1D3665BD" w14:textId="77777777" w:rsidTr="00243F5F">
        <w:trPr>
          <w:trHeight w:val="1701"/>
        </w:trPr>
        <w:tc>
          <w:tcPr>
            <w:tcW w:w="926" w:type="dxa"/>
            <w:vAlign w:val="center"/>
          </w:tcPr>
          <w:p w14:paraId="3A5A5417" w14:textId="627C7963" w:rsidR="00AD5059" w:rsidRDefault="00AD5059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(</w:t>
            </w:r>
            <w:r>
              <w:rPr>
                <w:rFonts w:ascii="BIZ UDPGothic" w:eastAsia="BIZ UDPGothic" w:hAnsi="BIZ UDPGothic"/>
                <w:sz w:val="18"/>
                <w:szCs w:val="18"/>
              </w:rPr>
              <w:t>2)</w:t>
            </w:r>
          </w:p>
        </w:tc>
        <w:tc>
          <w:tcPr>
            <w:tcW w:w="926" w:type="dxa"/>
            <w:vAlign w:val="center"/>
          </w:tcPr>
          <w:p w14:paraId="4641EB91" w14:textId="77777777" w:rsidR="00AD5059" w:rsidRDefault="00AD5059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期待値</w:t>
            </w:r>
          </w:p>
          <w:p w14:paraId="3658D4FE" w14:textId="1881F78A" w:rsidR="00131D6F" w:rsidRDefault="00131D6F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166015">
              <w:rPr>
                <w:rFonts w:ascii="BIZ UDPGothic" w:eastAsia="BIZ UDPGothic" w:hAnsi="BIZ UDPGothic"/>
                <w:sz w:val="14"/>
                <w:szCs w:val="14"/>
              </w:rPr>
              <w:t>(</w:t>
            </w:r>
            <w:r w:rsidR="00A80276"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５</w:t>
            </w:r>
            <w:r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点)</w:t>
            </w:r>
          </w:p>
        </w:tc>
        <w:tc>
          <w:tcPr>
            <w:tcW w:w="3708" w:type="dxa"/>
            <w:vAlign w:val="center"/>
          </w:tcPr>
          <w:p w14:paraId="32103D23" w14:textId="6F9DEF64" w:rsidR="00AD5059" w:rsidRPr="000A25E9" w:rsidRDefault="000A25E9" w:rsidP="00AD5059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E</m:t>
                </m:r>
                <m:d>
                  <m:d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x</m:t>
                    </m:r>
                  </m:e>
                </m:d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=nπ=5×0.31=1.55</m:t>
                </m:r>
              </m:oMath>
            </m:oMathPara>
          </w:p>
        </w:tc>
        <w:tc>
          <w:tcPr>
            <w:tcW w:w="927" w:type="dxa"/>
            <w:vAlign w:val="center"/>
          </w:tcPr>
          <w:p w14:paraId="089DC5DD" w14:textId="77777777" w:rsidR="00AD5059" w:rsidRDefault="00AD5059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分散</w:t>
            </w:r>
          </w:p>
          <w:p w14:paraId="3406254F" w14:textId="2F6C87CB" w:rsidR="00131D6F" w:rsidRDefault="00131D6F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166015">
              <w:rPr>
                <w:rFonts w:ascii="BIZ UDPGothic" w:eastAsia="BIZ UDPGothic" w:hAnsi="BIZ UDPGothic"/>
                <w:sz w:val="14"/>
                <w:szCs w:val="14"/>
              </w:rPr>
              <w:t>(</w:t>
            </w:r>
            <w:r w:rsidR="00A80276"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５</w:t>
            </w:r>
            <w:r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点)</w:t>
            </w:r>
          </w:p>
        </w:tc>
        <w:tc>
          <w:tcPr>
            <w:tcW w:w="3708" w:type="dxa"/>
            <w:vAlign w:val="center"/>
          </w:tcPr>
          <w:p w14:paraId="23B2CB85" w14:textId="222EE158" w:rsidR="00AD5059" w:rsidRPr="000A25E9" w:rsidRDefault="000A25E9" w:rsidP="00AD5059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V</m:t>
                </m:r>
                <m:d>
                  <m:d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x</m:t>
                    </m:r>
                  </m:e>
                </m:d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=nπ</m:t>
                </m:r>
                <m:d>
                  <m:d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1-π</m:t>
                    </m:r>
                  </m:e>
                </m:d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=5×0.31×0.69=1.0695</m:t>
                </m:r>
              </m:oMath>
            </m:oMathPara>
          </w:p>
        </w:tc>
      </w:tr>
      <w:tr w:rsidR="00AD5059" w14:paraId="504DD78C" w14:textId="77777777" w:rsidTr="00243F5F">
        <w:trPr>
          <w:trHeight w:val="1701"/>
        </w:trPr>
        <w:tc>
          <w:tcPr>
            <w:tcW w:w="926" w:type="dxa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vAlign w:val="center"/>
          </w:tcPr>
          <w:p w14:paraId="699C9DF9" w14:textId="65921DD8" w:rsidR="00AD5059" w:rsidRDefault="00AD5059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67396018" w14:textId="77777777" w:rsidR="00AD5059" w:rsidRDefault="00AD5059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(</w:t>
            </w:r>
            <w:r>
              <w:rPr>
                <w:rFonts w:ascii="BIZ UDPGothic" w:eastAsia="BIZ UDPGothic" w:hAnsi="BIZ UDPGothic"/>
                <w:sz w:val="18"/>
                <w:szCs w:val="18"/>
              </w:rPr>
              <w:t>3)</w:t>
            </w:r>
          </w:p>
          <w:p w14:paraId="38655263" w14:textId="462019AB" w:rsidR="009A1EC6" w:rsidRDefault="009A1EC6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(</w:t>
            </w:r>
            <w:r w:rsidR="00A80276"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５</w:t>
            </w:r>
            <w:r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点</w:t>
            </w:r>
            <w:r w:rsidRPr="00166015">
              <w:rPr>
                <w:rFonts w:ascii="BIZ UDPGothic" w:eastAsia="BIZ UDPGothic" w:hAnsi="BIZ UDPGothic"/>
                <w:sz w:val="14"/>
                <w:szCs w:val="14"/>
              </w:rPr>
              <w:t>)</w:t>
            </w:r>
          </w:p>
        </w:tc>
        <w:tc>
          <w:tcPr>
            <w:tcW w:w="3708" w:type="dxa"/>
            <w:vAlign w:val="center"/>
          </w:tcPr>
          <w:p w14:paraId="67CB8961" w14:textId="44EE7674" w:rsidR="00AD5059" w:rsidRDefault="00A44D9C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Pr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x</m:t>
                        </m:r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=0</m:t>
                        </m:r>
                      </m:e>
                    </m:d>
                  </m:e>
                </m:func>
                <m:sSub>
                  <m:sSub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=</m:t>
                    </m:r>
                  </m:e>
                  <m:sub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5</m:t>
                    </m:r>
                  </m:sub>
                </m:sSub>
                <m:sSub>
                  <m:sSub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0.31</m:t>
                        </m:r>
                      </m:e>
                    </m:d>
                  </m:e>
                  <m:sup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0</m:t>
                    </m:r>
                  </m:sup>
                </m:sSup>
                <m:sSup>
                  <m:sSup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0.69</m:t>
                        </m:r>
                      </m:e>
                    </m:d>
                  </m:e>
                  <m:sup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5</m:t>
                    </m:r>
                  </m:sup>
                </m:sSup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=0.1564…</m:t>
                </m:r>
              </m:oMath>
            </m:oMathPara>
          </w:p>
        </w:tc>
        <w:tc>
          <w:tcPr>
            <w:tcW w:w="927" w:type="dxa"/>
            <w:vAlign w:val="center"/>
          </w:tcPr>
          <w:p w14:paraId="7BDEBE52" w14:textId="77777777" w:rsidR="00AD5059" w:rsidRDefault="00AD5059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(</w:t>
            </w:r>
            <w:r>
              <w:rPr>
                <w:rFonts w:ascii="BIZ UDPGothic" w:eastAsia="BIZ UDPGothic" w:hAnsi="BIZ UDPGothic"/>
                <w:sz w:val="18"/>
                <w:szCs w:val="18"/>
              </w:rPr>
              <w:t>4)</w:t>
            </w:r>
          </w:p>
          <w:p w14:paraId="06622BFA" w14:textId="5741B84C" w:rsidR="009A1EC6" w:rsidRDefault="009A1EC6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(</w:t>
            </w:r>
            <w:r w:rsidR="00A80276"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５</w:t>
            </w:r>
            <w:r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点</w:t>
            </w:r>
            <w:r w:rsidRPr="00166015">
              <w:rPr>
                <w:rFonts w:ascii="BIZ UDPGothic" w:eastAsia="BIZ UDPGothic" w:hAnsi="BIZ UDPGothic"/>
                <w:sz w:val="14"/>
                <w:szCs w:val="14"/>
              </w:rPr>
              <w:t>)</w:t>
            </w:r>
          </w:p>
        </w:tc>
        <w:tc>
          <w:tcPr>
            <w:tcW w:w="3708" w:type="dxa"/>
            <w:vAlign w:val="center"/>
          </w:tcPr>
          <w:p w14:paraId="25C257E1" w14:textId="2E730FC7" w:rsidR="000A25E9" w:rsidRPr="000A25E9" w:rsidRDefault="00A44D9C" w:rsidP="00AD5059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Pr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x</m:t>
                        </m:r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=3</m:t>
                        </m:r>
                      </m:e>
                    </m:d>
                  </m:e>
                </m:func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=0.1418</m:t>
                </m:r>
              </m:oMath>
            </m:oMathPara>
          </w:p>
          <w:p w14:paraId="0E0F58EF" w14:textId="405A4FBA" w:rsidR="000A25E9" w:rsidRPr="00F85BFD" w:rsidRDefault="00A44D9C" w:rsidP="00AD5059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Pr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x</m:t>
                        </m:r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=4</m:t>
                        </m:r>
                      </m:e>
                    </m:d>
                  </m:e>
                </m:func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=0.0319</m:t>
                </m:r>
              </m:oMath>
            </m:oMathPara>
          </w:p>
          <w:p w14:paraId="69CD0ECC" w14:textId="030CBE57" w:rsidR="00F85BFD" w:rsidRPr="00F85BFD" w:rsidRDefault="00A44D9C" w:rsidP="00AD5059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Pr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x</m:t>
                        </m:r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=5</m:t>
                        </m:r>
                      </m:e>
                    </m:d>
                  </m:e>
                </m:func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=0.0029</m:t>
                </m:r>
              </m:oMath>
            </m:oMathPara>
          </w:p>
          <w:p w14:paraId="5CDACFCA" w14:textId="77777777" w:rsidR="000A25E9" w:rsidRDefault="000A25E9" w:rsidP="00AD5059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color w:val="FF0000"/>
                <w:sz w:val="18"/>
                <w:szCs w:val="18"/>
              </w:rPr>
              <w:t>よって</w:t>
            </w:r>
          </w:p>
          <w:p w14:paraId="62CA4373" w14:textId="05789CDD" w:rsidR="000A25E9" w:rsidRPr="009F271A" w:rsidRDefault="00A44D9C" w:rsidP="00AD5059">
            <w:pPr>
              <w:ind w:right="70"/>
              <w:jc w:val="center"/>
              <w:rPr>
                <w:rFonts w:ascii="BIZ UDPGothic" w:eastAsia="BIZ UDPGothic" w:hAnsi="BIZ UDPGothic"/>
                <w:b/>
                <w:bCs/>
                <w:color w:val="FF0000"/>
                <w:sz w:val="18"/>
                <w:szCs w:val="18"/>
                <w:u w:val="single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BIZ UDPGothic" w:hAnsi="Cambria Math"/>
                        <w:b/>
                        <w:bCs/>
                        <w:i/>
                        <w:color w:val="FF0000"/>
                        <w:sz w:val="18"/>
                        <w:szCs w:val="18"/>
                        <w:u w:val="single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  <w:u w:val="single"/>
                      </w:rPr>
                      <m:t>Pr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BIZ UDPGothic" w:hAnsi="Cambria Math"/>
                            <w:b/>
                            <w:bCs/>
                            <w:i/>
                            <w:color w:val="FF0000"/>
                            <w:sz w:val="18"/>
                            <w:szCs w:val="18"/>
                            <w:u w:val="single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  <w:u w:val="single"/>
                          </w:rPr>
                          <m:t>x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  <w:u w:val="single"/>
                          </w:rPr>
                          <m:t>≥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  <w:u w:val="single"/>
                          </w:rPr>
                          <m:t>3</m:t>
                        </m:r>
                      </m:e>
                    </m:d>
                  </m:e>
                </m:func>
                <m:r>
                  <m:rPr>
                    <m:sty m:val="bi"/>
                  </m:rPr>
                  <w:rPr>
                    <w:rFonts w:ascii="Cambria Math" w:eastAsia="BIZ UDPGothic" w:hAnsi="Cambria Math"/>
                    <w:color w:val="FF0000"/>
                    <w:sz w:val="18"/>
                    <w:szCs w:val="18"/>
                    <w:u w:val="single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="BIZ UDPGothic" w:hAnsi="Cambria Math"/>
                    <w:color w:val="FF0000"/>
                    <w:sz w:val="18"/>
                    <w:szCs w:val="18"/>
                    <w:u w:val="single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BIZ UDPGothic" w:hAnsi="Cambria Math"/>
                    <w:color w:val="FF0000"/>
                    <w:sz w:val="18"/>
                    <w:szCs w:val="18"/>
                    <w:u w:val="single"/>
                  </w:rPr>
                  <m:t>.</m:t>
                </m:r>
                <m:r>
                  <m:rPr>
                    <m:sty m:val="bi"/>
                  </m:rPr>
                  <w:rPr>
                    <w:rFonts w:ascii="Cambria Math" w:eastAsia="BIZ UDPGothic" w:hAnsi="Cambria Math"/>
                    <w:color w:val="FF0000"/>
                    <w:sz w:val="18"/>
                    <w:szCs w:val="18"/>
                    <w:u w:val="single"/>
                  </w:rPr>
                  <m:t>1766</m:t>
                </m:r>
              </m:oMath>
            </m:oMathPara>
          </w:p>
          <w:p w14:paraId="19C5B217" w14:textId="048DBE2D" w:rsidR="009F271A" w:rsidRPr="000A25E9" w:rsidRDefault="009F271A" w:rsidP="00AD5059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color w:val="FF0000"/>
                <w:sz w:val="18"/>
                <w:szCs w:val="18"/>
              </w:rPr>
              <w:t>あるいは</w:t>
            </w:r>
            <m:oMath>
              <m:r>
                <w:rPr>
                  <w:rFonts w:ascii="Cambria Math" w:eastAsia="BIZ UDPGothic" w:hAnsi="Cambria Math"/>
                  <w:color w:val="FF0000"/>
                  <w:sz w:val="18"/>
                  <w:szCs w:val="18"/>
                </w:rPr>
                <m:t>1-</m:t>
              </m:r>
              <m:func>
                <m:funcPr>
                  <m:ctrlPr>
                    <w:rPr>
                      <w:rFonts w:ascii="Cambria Math" w:eastAsia="BIZ UDPGothic" w:hAnsi="Cambria Math"/>
                      <w:i/>
                      <w:color w:val="FF0000"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BIZ UDPGothic" w:hAnsi="Cambria Math"/>
                      <w:color w:val="FF0000"/>
                      <w:sz w:val="18"/>
                      <w:szCs w:val="18"/>
                    </w:rPr>
                    <m:t>Pr</m:t>
                  </m:r>
                </m:fName>
                <m:e>
                  <m:d>
                    <m:dPr>
                      <m:ctrlPr>
                        <w:rPr>
                          <w:rFonts w:ascii="Cambria Math" w:eastAsia="BIZ UDPGothic" w:hAnsi="Cambria Math"/>
                          <w:i/>
                          <w:color w:val="FF0000"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="BIZ UDPGothic" w:hAnsi="Cambria Math"/>
                          <w:color w:val="FF0000"/>
                          <w:sz w:val="18"/>
                          <w:szCs w:val="18"/>
                        </w:rPr>
                        <m:t>x&lt;3</m:t>
                      </m:r>
                    </m:e>
                  </m:d>
                </m:e>
              </m:func>
            </m:oMath>
            <w:r>
              <w:rPr>
                <w:rFonts w:ascii="BIZ UDPGothic" w:eastAsia="BIZ UDPGothic" w:hAnsi="BIZ UDPGothic" w:hint="eastAsia"/>
                <w:color w:val="FF0000"/>
                <w:sz w:val="18"/>
                <w:szCs w:val="18"/>
              </w:rPr>
              <w:t>でも可</w:t>
            </w:r>
          </w:p>
        </w:tc>
      </w:tr>
    </w:tbl>
    <w:p w14:paraId="4230706B" w14:textId="3E15EE20" w:rsidR="00FD5B33" w:rsidRDefault="00FD5B33" w:rsidP="0080567C">
      <w:pPr>
        <w:ind w:right="70"/>
        <w:rPr>
          <w:rFonts w:ascii="BIZ UDPGothic" w:eastAsia="BIZ UDPGothic" w:hAnsi="BIZ UDPGothic"/>
          <w:sz w:val="18"/>
          <w:szCs w:val="18"/>
        </w:rPr>
      </w:pPr>
    </w:p>
    <w:p w14:paraId="6A5D0B94" w14:textId="1B62EB65" w:rsidR="00AD5059" w:rsidRDefault="00AD5059" w:rsidP="0080567C">
      <w:pPr>
        <w:ind w:right="70"/>
        <w:rPr>
          <w:rFonts w:ascii="BIZ UDPGothic" w:eastAsia="BIZ UDPGothic" w:hAnsi="BIZ UDPGothic"/>
          <w:sz w:val="18"/>
          <w:szCs w:val="18"/>
        </w:rPr>
      </w:pPr>
      <w:r>
        <w:rPr>
          <w:rFonts w:ascii="BIZ UDPGothic" w:eastAsia="BIZ UDPGothic" w:hAnsi="BIZ UDPGothic" w:hint="eastAsia"/>
          <w:sz w:val="18"/>
          <w:szCs w:val="18"/>
        </w:rPr>
        <w:t>Q</w:t>
      </w:r>
      <w:r>
        <w:rPr>
          <w:rFonts w:ascii="BIZ UDPGothic" w:eastAsia="BIZ UDPGothic" w:hAnsi="BIZ UDPGothic"/>
          <w:sz w:val="18"/>
          <w:szCs w:val="18"/>
        </w:rPr>
        <w:t>2</w:t>
      </w:r>
      <w:r w:rsidR="00131D6F">
        <w:rPr>
          <w:rFonts w:ascii="BIZ UDPGothic" w:eastAsia="BIZ UDPGothic" w:hAnsi="BIZ UDPGothic" w:hint="eastAsia"/>
          <w:sz w:val="18"/>
          <w:szCs w:val="18"/>
        </w:rPr>
        <w:t xml:space="preserve">　（2</w:t>
      </w:r>
      <w:r w:rsidR="00131D6F">
        <w:rPr>
          <w:rFonts w:ascii="BIZ UDPGothic" w:eastAsia="BIZ UDPGothic" w:hAnsi="BIZ UDPGothic"/>
          <w:sz w:val="18"/>
          <w:szCs w:val="18"/>
        </w:rPr>
        <w:t>5</w:t>
      </w:r>
      <w:r w:rsidR="00131D6F">
        <w:rPr>
          <w:rFonts w:ascii="BIZ UDPGothic" w:eastAsia="BIZ UDPGothic" w:hAnsi="BIZ UDPGothic" w:hint="eastAsia"/>
          <w:sz w:val="18"/>
          <w:szCs w:val="18"/>
        </w:rPr>
        <w:t>点）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6"/>
        <w:gridCol w:w="926"/>
        <w:gridCol w:w="3708"/>
        <w:gridCol w:w="927"/>
        <w:gridCol w:w="3708"/>
      </w:tblGrid>
      <w:tr w:rsidR="00AD5059" w14:paraId="55797E58" w14:textId="77777777" w:rsidTr="00243F5F">
        <w:trPr>
          <w:trHeight w:val="1701"/>
        </w:trPr>
        <w:tc>
          <w:tcPr>
            <w:tcW w:w="926" w:type="dxa"/>
            <w:vAlign w:val="center"/>
          </w:tcPr>
          <w:p w14:paraId="3EDC0B5B" w14:textId="77777777" w:rsidR="00AD5059" w:rsidRDefault="00AD5059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(</w:t>
            </w:r>
            <w:r>
              <w:rPr>
                <w:rFonts w:ascii="BIZ UDPGothic" w:eastAsia="BIZ UDPGothic" w:hAnsi="BIZ UDPGothic"/>
                <w:sz w:val="18"/>
                <w:szCs w:val="18"/>
              </w:rPr>
              <w:t>1)</w:t>
            </w:r>
          </w:p>
        </w:tc>
        <w:tc>
          <w:tcPr>
            <w:tcW w:w="926" w:type="dxa"/>
            <w:vAlign w:val="center"/>
          </w:tcPr>
          <w:p w14:paraId="60C849AD" w14:textId="77777777" w:rsidR="00AD5059" w:rsidRDefault="00AD5059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期待値</w:t>
            </w:r>
          </w:p>
          <w:p w14:paraId="1AAC71C9" w14:textId="7EBF6C5A" w:rsidR="00451C83" w:rsidRDefault="00451C83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(５点</w:t>
            </w:r>
            <w:r w:rsidRPr="00166015">
              <w:rPr>
                <w:rFonts w:ascii="BIZ UDPGothic" w:eastAsia="BIZ UDPGothic" w:hAnsi="BIZ UDPGothic"/>
                <w:sz w:val="14"/>
                <w:szCs w:val="14"/>
              </w:rPr>
              <w:t>)</w:t>
            </w:r>
          </w:p>
        </w:tc>
        <w:tc>
          <w:tcPr>
            <w:tcW w:w="3708" w:type="dxa"/>
            <w:vAlign w:val="center"/>
          </w:tcPr>
          <w:p w14:paraId="4DED6CA8" w14:textId="05DA8280" w:rsidR="00AD5059" w:rsidRPr="008A56EB" w:rsidRDefault="008A56EB" w:rsidP="00AD5059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E</m:t>
                </m:r>
                <m:d>
                  <m:d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x</m:t>
                    </m:r>
                  </m:e>
                </m:d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=nπ=30000×</m:t>
                </m:r>
                <m:f>
                  <m:f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5000</m:t>
                    </m:r>
                  </m:den>
                </m:f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=6</m:t>
                </m:r>
              </m:oMath>
            </m:oMathPara>
          </w:p>
        </w:tc>
        <w:tc>
          <w:tcPr>
            <w:tcW w:w="927" w:type="dxa"/>
            <w:vAlign w:val="center"/>
          </w:tcPr>
          <w:p w14:paraId="06708A0D" w14:textId="77777777" w:rsidR="00AD5059" w:rsidRDefault="00AD5059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分散</w:t>
            </w:r>
          </w:p>
          <w:p w14:paraId="286E4891" w14:textId="266CDA8F" w:rsidR="00451C83" w:rsidRDefault="00451C83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(５点</w:t>
            </w:r>
            <w:r w:rsidRPr="00166015">
              <w:rPr>
                <w:rFonts w:ascii="BIZ UDPGothic" w:eastAsia="BIZ UDPGothic" w:hAnsi="BIZ UDPGothic"/>
                <w:sz w:val="14"/>
                <w:szCs w:val="14"/>
              </w:rPr>
              <w:t>)</w:t>
            </w:r>
          </w:p>
        </w:tc>
        <w:tc>
          <w:tcPr>
            <w:tcW w:w="3708" w:type="dxa"/>
            <w:vAlign w:val="center"/>
          </w:tcPr>
          <w:p w14:paraId="2A608FCD" w14:textId="17D9ECF7" w:rsidR="00AD5059" w:rsidRDefault="008A56EB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V</m:t>
                </m:r>
                <m:d>
                  <m:d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x</m:t>
                    </m:r>
                  </m:e>
                </m:d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=nπ=6</m:t>
                </m:r>
              </m:oMath>
            </m:oMathPara>
          </w:p>
        </w:tc>
      </w:tr>
      <w:tr w:rsidR="00AD5059" w14:paraId="45E9A223" w14:textId="77777777" w:rsidTr="00243F5F">
        <w:trPr>
          <w:trHeight w:val="1701"/>
        </w:trPr>
        <w:tc>
          <w:tcPr>
            <w:tcW w:w="926" w:type="dxa"/>
            <w:tcBorders>
              <w:bottom w:val="single" w:sz="4" w:space="0" w:color="auto"/>
            </w:tcBorders>
            <w:vAlign w:val="center"/>
          </w:tcPr>
          <w:p w14:paraId="3AEDD774" w14:textId="77777777" w:rsidR="00AD5059" w:rsidRDefault="00AD5059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(</w:t>
            </w:r>
            <w:r>
              <w:rPr>
                <w:rFonts w:ascii="BIZ UDPGothic" w:eastAsia="BIZ UDPGothic" w:hAnsi="BIZ UDPGothic"/>
                <w:sz w:val="18"/>
                <w:szCs w:val="18"/>
              </w:rPr>
              <w:t>2)</w:t>
            </w:r>
          </w:p>
          <w:p w14:paraId="30F0CBC3" w14:textId="516F496B" w:rsidR="00451C83" w:rsidRDefault="00451C83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(５点</w:t>
            </w:r>
            <w:r w:rsidRPr="00166015">
              <w:rPr>
                <w:rFonts w:ascii="BIZ UDPGothic" w:eastAsia="BIZ UDPGothic" w:hAnsi="BIZ UDPGothic"/>
                <w:sz w:val="14"/>
                <w:szCs w:val="14"/>
              </w:rPr>
              <w:t>)</w:t>
            </w:r>
          </w:p>
        </w:tc>
        <w:tc>
          <w:tcPr>
            <w:tcW w:w="9269" w:type="dxa"/>
            <w:gridSpan w:val="4"/>
            <w:vAlign w:val="center"/>
          </w:tcPr>
          <w:p w14:paraId="1BBD3D69" w14:textId="296710FC" w:rsidR="00AD5059" w:rsidRPr="008A56EB" w:rsidRDefault="00A44D9C" w:rsidP="00AD5059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Pr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-</m:t>
                        </m:r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6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6</m:t>
                        </m:r>
                      </m:e>
                      <m:sup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x</m:t>
                        </m:r>
                      </m:sup>
                    </m:sSup>
                  </m:num>
                  <m:den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x</m:t>
                    </m:r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!</m:t>
                    </m:r>
                  </m:den>
                </m:f>
              </m:oMath>
            </m:oMathPara>
          </w:p>
        </w:tc>
      </w:tr>
      <w:tr w:rsidR="00AD5059" w14:paraId="26B68A79" w14:textId="77777777" w:rsidTr="00243F5F">
        <w:trPr>
          <w:trHeight w:val="1701"/>
        </w:trPr>
        <w:tc>
          <w:tcPr>
            <w:tcW w:w="926" w:type="dxa"/>
            <w:tcBorders>
              <w:left w:val="single" w:sz="4" w:space="0" w:color="FFFFFF" w:themeColor="background1"/>
              <w:bottom w:val="nil"/>
            </w:tcBorders>
            <w:vAlign w:val="center"/>
          </w:tcPr>
          <w:p w14:paraId="2EFDED03" w14:textId="77777777" w:rsidR="00AD5059" w:rsidRDefault="00AD5059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4DF348BD" w14:textId="77777777" w:rsidR="00AD5059" w:rsidRDefault="00AD5059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(</w:t>
            </w:r>
            <w:r>
              <w:rPr>
                <w:rFonts w:ascii="BIZ UDPGothic" w:eastAsia="BIZ UDPGothic" w:hAnsi="BIZ UDPGothic"/>
                <w:sz w:val="18"/>
                <w:szCs w:val="18"/>
              </w:rPr>
              <w:t>3)</w:t>
            </w:r>
          </w:p>
          <w:p w14:paraId="5E7A4CD4" w14:textId="093A51CE" w:rsidR="00451C83" w:rsidRDefault="00451C83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(５点</w:t>
            </w:r>
            <w:r w:rsidRPr="00166015">
              <w:rPr>
                <w:rFonts w:ascii="BIZ UDPGothic" w:eastAsia="BIZ UDPGothic" w:hAnsi="BIZ UDPGothic"/>
                <w:sz w:val="14"/>
                <w:szCs w:val="14"/>
              </w:rPr>
              <w:t>)</w:t>
            </w:r>
          </w:p>
        </w:tc>
        <w:tc>
          <w:tcPr>
            <w:tcW w:w="3708" w:type="dxa"/>
            <w:vAlign w:val="center"/>
          </w:tcPr>
          <w:p w14:paraId="44336EA0" w14:textId="04F8B824" w:rsidR="008A56EB" w:rsidDel="00397B42" w:rsidRDefault="008A56EB" w:rsidP="00AD5059">
            <w:pPr>
              <w:ind w:right="70"/>
              <w:jc w:val="center"/>
              <w:rPr>
                <w:del w:id="1" w:author="須永大介" w:date="2026-01-03T15:39:00Z" w16du:dateUtc="2026-01-03T06:39:00Z"/>
                <w:rFonts w:ascii="BIZ UDPGothic" w:eastAsia="BIZ UDPGothic" w:hAnsi="BIZ UDPGothic"/>
                <w:color w:val="FF0000"/>
                <w:sz w:val="18"/>
                <w:szCs w:val="18"/>
              </w:rPr>
            </w:pPr>
            <w:del w:id="2" w:author="須永大介" w:date="2026-01-03T15:39:00Z" w16du:dateUtc="2026-01-03T06:39:00Z">
              <w:r w:rsidDel="00397B42">
                <w:rPr>
                  <w:rFonts w:ascii="BIZ UDPGothic" w:eastAsia="BIZ UDPGothic" w:hAnsi="BIZ UDPGothic" w:hint="eastAsia"/>
                  <w:color w:val="FF0000"/>
                  <w:sz w:val="18"/>
                  <w:szCs w:val="18"/>
                </w:rPr>
                <w:delText>ポアソン分布表より</w:delText>
              </w:r>
            </w:del>
          </w:p>
          <w:p w14:paraId="598A7363" w14:textId="033B7DAF" w:rsidR="00AD5059" w:rsidRPr="008A56EB" w:rsidRDefault="00A44D9C" w:rsidP="00AD5059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Pr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x</m:t>
                        </m:r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=0</m:t>
                        </m:r>
                      </m:e>
                    </m:d>
                  </m:e>
                </m:func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=0.002</m:t>
                </m:r>
              </m:oMath>
            </m:oMathPara>
          </w:p>
        </w:tc>
        <w:tc>
          <w:tcPr>
            <w:tcW w:w="927" w:type="dxa"/>
            <w:vAlign w:val="center"/>
          </w:tcPr>
          <w:p w14:paraId="2E9C8150" w14:textId="77777777" w:rsidR="00AD5059" w:rsidRDefault="00AD5059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(</w:t>
            </w:r>
            <w:r>
              <w:rPr>
                <w:rFonts w:ascii="BIZ UDPGothic" w:eastAsia="BIZ UDPGothic" w:hAnsi="BIZ UDPGothic"/>
                <w:sz w:val="18"/>
                <w:szCs w:val="18"/>
              </w:rPr>
              <w:t>4)</w:t>
            </w:r>
          </w:p>
          <w:p w14:paraId="2F798CAF" w14:textId="45199ACD" w:rsidR="00451C83" w:rsidRDefault="00451C83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(５点</w:t>
            </w:r>
            <w:r w:rsidRPr="00166015">
              <w:rPr>
                <w:rFonts w:ascii="BIZ UDPGothic" w:eastAsia="BIZ UDPGothic" w:hAnsi="BIZ UDPGothic"/>
                <w:sz w:val="14"/>
                <w:szCs w:val="14"/>
              </w:rPr>
              <w:t>)</w:t>
            </w:r>
          </w:p>
        </w:tc>
        <w:tc>
          <w:tcPr>
            <w:tcW w:w="3708" w:type="dxa"/>
            <w:vAlign w:val="center"/>
          </w:tcPr>
          <w:p w14:paraId="75799375" w14:textId="25F4D958" w:rsidR="008A56EB" w:rsidDel="00397B42" w:rsidRDefault="008A56EB" w:rsidP="008A56EB">
            <w:pPr>
              <w:ind w:right="70"/>
              <w:jc w:val="center"/>
              <w:rPr>
                <w:del w:id="3" w:author="須永大介" w:date="2026-01-03T15:39:00Z" w16du:dateUtc="2026-01-03T06:39:00Z"/>
                <w:rFonts w:ascii="BIZ UDPGothic" w:eastAsia="BIZ UDPGothic" w:hAnsi="BIZ UDPGothic"/>
                <w:color w:val="FF0000"/>
                <w:sz w:val="18"/>
                <w:szCs w:val="18"/>
              </w:rPr>
            </w:pPr>
            <w:del w:id="4" w:author="須永大介" w:date="2026-01-03T15:39:00Z" w16du:dateUtc="2026-01-03T06:39:00Z">
              <w:r w:rsidDel="00397B42">
                <w:rPr>
                  <w:rFonts w:ascii="BIZ UDPGothic" w:eastAsia="BIZ UDPGothic" w:hAnsi="BIZ UDPGothic" w:hint="eastAsia"/>
                  <w:color w:val="FF0000"/>
                  <w:sz w:val="18"/>
                  <w:szCs w:val="18"/>
                </w:rPr>
                <w:delText>ポアソン分布表より</w:delText>
              </w:r>
            </w:del>
          </w:p>
          <w:p w14:paraId="6180D69F" w14:textId="40E36C54" w:rsidR="00AD5059" w:rsidRDefault="00A44D9C" w:rsidP="00AD5059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Pr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x</m:t>
                        </m:r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≤</m:t>
                        </m:r>
                        <m:r>
                          <w:del w:id="5" w:author="須永大介" w:date="2026-01-03T15:39:00Z" w16du:dateUtc="2026-01-03T06:39:00Z">
                            <w:rPr>
                              <w:rFonts w:ascii="Cambria Math" w:eastAsia="BIZ UDPGothic" w:hAnsi="Cambria Math"/>
                              <w:color w:val="FF0000"/>
                              <w:sz w:val="18"/>
                              <w:szCs w:val="18"/>
                            </w:rPr>
                            <m:t>5</m:t>
                          </w:del>
                        </m:r>
                        <m:r>
                          <w:ins w:id="6" w:author="須永大介" w:date="2026-01-03T15:38:00Z" w16du:dateUtc="2026-01-03T06:38:00Z">
                            <w:rPr>
                              <w:rFonts w:ascii="Cambria Math" w:eastAsia="BIZ UDPGothic" w:hAnsi="Cambria Math" w:hint="eastAsia"/>
                              <w:color w:val="FF0000"/>
                              <w:sz w:val="18"/>
                              <w:szCs w:val="18"/>
                            </w:rPr>
                            <m:t>1</m:t>
                          </w:ins>
                        </m:r>
                      </m:e>
                    </m:d>
                  </m:e>
                </m:func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=0.</m:t>
                </m:r>
                <m:r>
                  <w:del w:id="7" w:author="須永大介" w:date="2026-01-03T15:39:00Z" w16du:dateUtc="2026-01-03T06:39:00Z">
                    <w:rPr>
                      <w:rFonts w:ascii="Cambria Math" w:eastAsia="BIZ UDPGothic" w:hAnsi="Cambria Math"/>
                      <w:color w:val="FF0000"/>
                      <w:sz w:val="18"/>
                      <w:szCs w:val="18"/>
                    </w:rPr>
                    <m:t>446</m:t>
                  </w:del>
                </m:r>
                <m:r>
                  <w:ins w:id="8" w:author="須永大介" w:date="2026-01-03T15:39:00Z" w16du:dateUtc="2026-01-03T06:39:00Z">
                    <w:rPr>
                      <w:rFonts w:ascii="Cambria Math" w:eastAsia="BIZ UDPGothic" w:hAnsi="Cambria Math" w:hint="eastAsia"/>
                      <w:color w:val="FF0000"/>
                      <w:sz w:val="18"/>
                      <w:szCs w:val="18"/>
                    </w:rPr>
                    <m:t>017</m:t>
                  </w:ins>
                </m:r>
              </m:oMath>
            </m:oMathPara>
          </w:p>
        </w:tc>
      </w:tr>
    </w:tbl>
    <w:p w14:paraId="419241A0" w14:textId="22EC5E02" w:rsidR="00AD5059" w:rsidRDefault="00AD5059" w:rsidP="0080567C">
      <w:pPr>
        <w:ind w:right="70"/>
        <w:rPr>
          <w:rFonts w:ascii="BIZ UDPGothic" w:eastAsia="BIZ UDPGothic" w:hAnsi="BIZ UDPGothic"/>
          <w:sz w:val="18"/>
          <w:szCs w:val="18"/>
        </w:rPr>
      </w:pPr>
    </w:p>
    <w:p w14:paraId="2A2D6C5F" w14:textId="77777777" w:rsidR="00243F5F" w:rsidRDefault="00243F5F">
      <w:pPr>
        <w:rPr>
          <w:rFonts w:ascii="BIZ UDPGothic" w:eastAsia="BIZ UDPGothic" w:hAnsi="BIZ UDPGothic"/>
          <w:sz w:val="18"/>
          <w:szCs w:val="18"/>
        </w:rPr>
      </w:pPr>
      <w:r>
        <w:rPr>
          <w:rFonts w:ascii="BIZ UDPGothic" w:eastAsia="BIZ UDPGothic" w:hAnsi="BIZ UDPGothic"/>
          <w:sz w:val="18"/>
          <w:szCs w:val="18"/>
        </w:rPr>
        <w:br w:type="page"/>
      </w:r>
    </w:p>
    <w:p w14:paraId="31761112" w14:textId="77777777" w:rsidR="00243F5F" w:rsidRDefault="00243F5F" w:rsidP="0080567C">
      <w:pPr>
        <w:ind w:right="70"/>
        <w:rPr>
          <w:rFonts w:ascii="BIZ UDPGothic" w:eastAsia="BIZ UDPGothic" w:hAnsi="BIZ UDPGothic"/>
          <w:sz w:val="18"/>
          <w:szCs w:val="18"/>
        </w:rPr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850"/>
        <w:gridCol w:w="3294"/>
      </w:tblGrid>
      <w:tr w:rsidR="00243F5F" w14:paraId="00B65D82" w14:textId="77777777" w:rsidTr="007C5C27">
        <w:trPr>
          <w:trHeight w:val="1134"/>
          <w:jc w:val="right"/>
        </w:trPr>
        <w:tc>
          <w:tcPr>
            <w:tcW w:w="850" w:type="dxa"/>
            <w:vAlign w:val="center"/>
          </w:tcPr>
          <w:p w14:paraId="4A3EADC9" w14:textId="214B8753" w:rsidR="00243F5F" w:rsidRDefault="007C5C27" w:rsidP="00CF1D31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得点</w:t>
            </w:r>
          </w:p>
        </w:tc>
        <w:tc>
          <w:tcPr>
            <w:tcW w:w="3294" w:type="dxa"/>
            <w:vAlign w:val="center"/>
          </w:tcPr>
          <w:p w14:paraId="619DE065" w14:textId="6F4EC4DE" w:rsidR="00243F5F" w:rsidRDefault="00243F5F" w:rsidP="00CF1D31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</w:p>
        </w:tc>
      </w:tr>
    </w:tbl>
    <w:p w14:paraId="5EC582BC" w14:textId="083C98A9" w:rsidR="00AE3764" w:rsidRDefault="00AE3764" w:rsidP="00AE3764">
      <w:pPr>
        <w:ind w:right="70"/>
        <w:rPr>
          <w:rFonts w:ascii="BIZ UDPGothic" w:eastAsia="BIZ UDPGothic" w:hAnsi="BIZ UDPGothic"/>
          <w:sz w:val="18"/>
          <w:szCs w:val="18"/>
        </w:rPr>
      </w:pPr>
      <w:r w:rsidRPr="00B05DEB">
        <w:rPr>
          <w:rFonts w:ascii="BIZ UDPGothic" w:eastAsia="BIZ UDPGothic" w:hAnsi="BIZ UDPGothic" w:hint="eastAsia"/>
          <w:sz w:val="18"/>
          <w:szCs w:val="18"/>
          <w:highlight w:val="yellow"/>
        </w:rPr>
        <w:t>Q</w:t>
      </w:r>
      <w:r w:rsidRPr="00B05DEB">
        <w:rPr>
          <w:rFonts w:ascii="BIZ UDPGothic" w:eastAsia="BIZ UDPGothic" w:hAnsi="BIZ UDPGothic"/>
          <w:sz w:val="18"/>
          <w:szCs w:val="18"/>
          <w:highlight w:val="yellow"/>
        </w:rPr>
        <w:t>3</w:t>
      </w:r>
      <w:r w:rsidRPr="00B05DEB">
        <w:rPr>
          <w:rFonts w:ascii="BIZ UDPGothic" w:eastAsia="BIZ UDPGothic" w:hAnsi="BIZ UDPGothic" w:hint="eastAsia"/>
          <w:sz w:val="18"/>
          <w:szCs w:val="18"/>
          <w:highlight w:val="yellow"/>
        </w:rPr>
        <w:t xml:space="preserve">　（10点）</w:t>
      </w:r>
    </w:p>
    <w:p w14:paraId="5A35453B" w14:textId="77777777" w:rsidR="00AE3764" w:rsidRDefault="00AE3764" w:rsidP="00AE3764">
      <w:pPr>
        <w:ind w:right="70"/>
        <w:rPr>
          <w:rFonts w:ascii="BIZ UDPGothic" w:eastAsia="BIZ UDPGothic" w:hAnsi="BIZ UDPGothic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AE3764" w14:paraId="31B5CF0C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48ADC798" w14:textId="77777777" w:rsidR="00AE3764" w:rsidRDefault="00AE376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（１）</w:t>
            </w:r>
          </w:p>
        </w:tc>
        <w:tc>
          <w:tcPr>
            <w:tcW w:w="3398" w:type="dxa"/>
            <w:vAlign w:val="center"/>
          </w:tcPr>
          <w:p w14:paraId="4DCEDFEB" w14:textId="7BAEA199" w:rsidR="00AE3764" w:rsidRPr="00823DEF" w:rsidRDefault="00AE3764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m:oMathPara>
              <m:oMath>
                <m:r>
                  <w:rPr>
                    <w:rFonts w:ascii="Cambria Math" w:eastAsia="BIZ UDPGothic" w:hAnsi="Cambria Math"/>
                    <w:color w:val="EE0000"/>
                  </w:rPr>
                  <m:t xml:space="preserve">0.4412 </m:t>
                </m:r>
                <m:d>
                  <m:dPr>
                    <m:ctrlPr>
                      <w:rPr>
                        <w:rFonts w:ascii="Cambria Math" w:eastAsia="BIZ UDPGothic" w:hAnsi="Cambria Math"/>
                        <w:i/>
                        <w:color w:val="EE000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BIZ UDPGothic" w:hAnsi="Cambria Math" w:hint="eastAsia"/>
                        <w:color w:val="EE0000"/>
                      </w:rPr>
                      <m:t>または</m:t>
                    </m:r>
                    <m:r>
                      <m:rPr>
                        <m:sty m:val="p"/>
                      </m:rPr>
                      <w:rPr>
                        <w:rFonts w:ascii="Cambria Math" w:eastAsia="BIZ UDPGothic" w:hAnsi="Cambria Math"/>
                        <w:color w:val="EE0000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="BIZ UDPGothic" w:hAnsi="Cambria Math"/>
                            <w:i/>
                            <w:color w:val="EE0000"/>
                          </w:rPr>
                        </m:ctrlPr>
                      </m:fPr>
                      <m:num>
                        <m:r>
                          <w:rPr>
                            <w:rFonts w:ascii="Cambria Math" w:eastAsia="BIZ UDPGothic" w:hAnsi="Cambria Math"/>
                            <w:color w:val="EE0000"/>
                          </w:rPr>
                          <m:t>15</m:t>
                        </m:r>
                      </m:num>
                      <m:den>
                        <m:r>
                          <w:rPr>
                            <w:rFonts w:ascii="Cambria Math" w:eastAsia="BIZ UDPGothic" w:hAnsi="Cambria Math"/>
                            <w:color w:val="EE0000"/>
                          </w:rPr>
                          <m:t>34</m:t>
                        </m:r>
                      </m:den>
                    </m:f>
                    <m:r>
                      <w:rPr>
                        <w:rFonts w:ascii="Cambria Math" w:eastAsia="BIZ UDPGothic" w:hAnsi="Cambria Math"/>
                        <w:color w:val="EE0000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eastAsia="BIZ UDPGothic" w:hAnsi="Cambria Math"/>
                        <w:color w:val="EE0000"/>
                      </w:rPr>
                      <m:t>or</m:t>
                    </m:r>
                    <m:r>
                      <w:rPr>
                        <w:rFonts w:ascii="Cambria Math" w:eastAsia="BIZ UDPGothic" w:hAnsi="Cambria Math"/>
                        <w:color w:val="EE0000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="BIZ UDPGothic" w:hAnsi="Cambria Math"/>
                            <w:i/>
                            <w:color w:val="EE0000"/>
                          </w:rPr>
                        </m:ctrlPr>
                      </m:fPr>
                      <m:num>
                        <m:r>
                          <w:rPr>
                            <w:rFonts w:ascii="Cambria Math" w:eastAsia="BIZ UDPGothic" w:hAnsi="Cambria Math"/>
                            <w:color w:val="EE0000"/>
                          </w:rPr>
                          <m:t>90</m:t>
                        </m:r>
                      </m:num>
                      <m:den>
                        <m:r>
                          <w:rPr>
                            <w:rFonts w:ascii="Cambria Math" w:eastAsia="BIZ UDPGothic" w:hAnsi="Cambria Math"/>
                            <w:color w:val="EE0000"/>
                          </w:rPr>
                          <m:t>204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1699" w:type="dxa"/>
            <w:vAlign w:val="center"/>
          </w:tcPr>
          <w:p w14:paraId="14712213" w14:textId="77777777" w:rsidR="00AE3764" w:rsidRDefault="00AE376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（２）</w:t>
            </w:r>
          </w:p>
        </w:tc>
        <w:tc>
          <w:tcPr>
            <w:tcW w:w="3399" w:type="dxa"/>
            <w:vAlign w:val="center"/>
          </w:tcPr>
          <w:p w14:paraId="5334F55D" w14:textId="24DB345A" w:rsidR="00AE3764" w:rsidRPr="00823DEF" w:rsidRDefault="00AE3764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m:oMathPara>
              <m:oMath>
                <m:r>
                  <w:rPr>
                    <w:rFonts w:ascii="Cambria Math" w:eastAsia="BIZ UDPGothic" w:hAnsi="Cambria Math"/>
                    <w:color w:val="EE0000"/>
                  </w:rPr>
                  <m:t>0.</m:t>
                </m:r>
                <m:r>
                  <w:del w:id="9" w:author="須永大介" w:date="2026-01-06T17:01:00Z" w16du:dateUtc="2026-01-06T08:01:00Z">
                    <w:rPr>
                      <w:rFonts w:ascii="Cambria Math" w:eastAsia="BIZ UDPGothic" w:hAnsi="Cambria Math" w:hint="eastAsia"/>
                      <w:color w:val="EE0000"/>
                    </w:rPr>
                    <m:t>4</m:t>
                  </w:del>
                </m:r>
                <m:r>
                  <w:del w:id="10" w:author="須永大介" w:date="2026-01-06T17:01:00Z" w16du:dateUtc="2026-01-06T08:01:00Z">
                    <w:rPr>
                      <w:rFonts w:ascii="Cambria Math" w:eastAsia="BIZ UDPGothic" w:hAnsi="Cambria Math"/>
                      <w:color w:val="EE0000"/>
                    </w:rPr>
                    <m:t xml:space="preserve"> </m:t>
                  </w:del>
                </m:r>
                <m:r>
                  <w:ins w:id="11" w:author="須永大介" w:date="2026-01-06T17:01:00Z" w16du:dateUtc="2026-01-06T08:01:00Z">
                    <w:rPr>
                      <w:rFonts w:ascii="Cambria Math" w:eastAsia="BIZ UDPGothic" w:hAnsi="Cambria Math" w:hint="eastAsia"/>
                      <w:color w:val="EE0000"/>
                    </w:rPr>
                    <m:t>53</m:t>
                  </w:ins>
                </m:r>
                <m:d>
                  <m:dPr>
                    <m:ctrlPr>
                      <w:rPr>
                        <w:rFonts w:ascii="Cambria Math" w:eastAsia="BIZ UDPGothic" w:hAnsi="Cambria Math"/>
                        <w:i/>
                        <w:color w:val="EE000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BIZ UDPGothic" w:hAnsi="Cambria Math" w:hint="eastAsia"/>
                        <w:color w:val="EE0000"/>
                      </w:rPr>
                      <m:t>または</m:t>
                    </m:r>
                    <m:r>
                      <m:rPr>
                        <m:sty m:val="p"/>
                      </m:rPr>
                      <w:rPr>
                        <w:rFonts w:ascii="Cambria Math" w:eastAsia="BIZ UDPGothic" w:hAnsi="Cambria Math"/>
                        <w:color w:val="EE0000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="BIZ UDPGothic" w:hAnsi="Cambria Math"/>
                            <w:i/>
                            <w:color w:val="EE0000"/>
                          </w:rPr>
                        </m:ctrlPr>
                      </m:fPr>
                      <m:num>
                        <m:r>
                          <w:del w:id="12" w:author="須永大介" w:date="2026-01-06T17:01:00Z" w16du:dateUtc="2026-01-06T08:01:00Z">
                            <w:rPr>
                              <w:rFonts w:ascii="Cambria Math" w:eastAsia="BIZ UDPGothic" w:hAnsi="Cambria Math" w:hint="eastAsia"/>
                              <w:color w:val="EE0000"/>
                            </w:rPr>
                            <m:t>2</m:t>
                          </w:del>
                        </m:r>
                        <m:r>
                          <w:ins w:id="13" w:author="須永大介" w:date="2026-01-06T17:01:00Z" w16du:dateUtc="2026-01-06T08:01:00Z">
                            <w:rPr>
                              <w:rFonts w:ascii="Cambria Math" w:eastAsia="BIZ UDPGothic" w:hAnsi="Cambria Math" w:hint="eastAsia"/>
                              <w:color w:val="EE0000"/>
                            </w:rPr>
                            <m:t>8</m:t>
                          </w:ins>
                        </m:r>
                      </m:num>
                      <m:den>
                        <m:r>
                          <w:ins w:id="14" w:author="須永大介" w:date="2026-01-06T17:01:00Z" w16du:dateUtc="2026-01-06T08:01:00Z">
                            <w:rPr>
                              <w:rFonts w:ascii="Cambria Math" w:eastAsia="BIZ UDPGothic" w:hAnsi="Cambria Math" w:hint="eastAsia"/>
                              <w:color w:val="EE0000"/>
                            </w:rPr>
                            <m:t>1</m:t>
                          </w:ins>
                        </m:r>
                        <m:r>
                          <w:rPr>
                            <w:rFonts w:ascii="Cambria Math" w:eastAsia="BIZ UDPGothic" w:hAnsi="Cambria Math"/>
                            <w:color w:val="EE0000"/>
                          </w:rPr>
                          <m:t>5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="BIZ UDPGothic" w:hAnsi="Cambria Math"/>
                        <w:color w:val="EE0000"/>
                      </w:rPr>
                      <m:t xml:space="preserve"> </m:t>
                    </m:r>
                    <m:r>
                      <w:del w:id="15" w:author="須永大介" w:date="2026-01-06T17:01:00Z" w16du:dateUtc="2026-01-06T08:01:00Z">
                        <m:rPr>
                          <m:sty m:val="p"/>
                        </m:rPr>
                        <w:rPr>
                          <w:rFonts w:ascii="Cambria Math" w:eastAsia="BIZ UDPGothic" w:hAnsi="Cambria Math"/>
                          <w:color w:val="EE0000"/>
                        </w:rPr>
                        <m:t xml:space="preserve">or </m:t>
                      </w:del>
                    </m:r>
                    <m:f>
                      <m:fPr>
                        <m:ctrlPr>
                          <w:del w:id="16" w:author="須永大介" w:date="2026-01-06T17:01:00Z" w16du:dateUtc="2026-01-06T08:01:00Z">
                            <w:rPr>
                              <w:rFonts w:ascii="Cambria Math" w:eastAsia="BIZ UDPGothic" w:hAnsi="Cambria Math"/>
                              <w:i/>
                              <w:color w:val="EE0000"/>
                            </w:rPr>
                          </w:del>
                        </m:ctrlPr>
                      </m:fPr>
                      <m:num>
                        <m:r>
                          <w:del w:id="17" w:author="須永大介" w:date="2026-01-06T17:01:00Z" w16du:dateUtc="2026-01-06T08:01:00Z">
                            <w:rPr>
                              <w:rFonts w:ascii="Cambria Math" w:eastAsia="BIZ UDPGothic" w:hAnsi="Cambria Math" w:hint="eastAsia"/>
                              <w:color w:val="EE0000"/>
                            </w:rPr>
                            <m:t>8</m:t>
                          </w:del>
                        </m:r>
                      </m:num>
                      <m:den>
                        <m:r>
                          <w:del w:id="18" w:author="須永大介" w:date="2026-01-06T17:01:00Z" w16du:dateUtc="2026-01-06T08:01:00Z">
                            <w:rPr>
                              <w:rFonts w:ascii="Cambria Math" w:eastAsia="BIZ UDPGothic" w:hAnsi="Cambria Math"/>
                              <w:color w:val="EE0000"/>
                            </w:rPr>
                            <m:t>20</m:t>
                          </w:del>
                        </m:r>
                      </m:den>
                    </m:f>
                  </m:e>
                </m:d>
              </m:oMath>
            </m:oMathPara>
          </w:p>
        </w:tc>
      </w:tr>
    </w:tbl>
    <w:p w14:paraId="5A717A31" w14:textId="77777777" w:rsidR="00AE3764" w:rsidRPr="0065184E" w:rsidRDefault="00AE3764" w:rsidP="00AE3764">
      <w:pPr>
        <w:ind w:right="70"/>
        <w:rPr>
          <w:rFonts w:ascii="BIZ UDPGothic" w:eastAsia="BIZ UDPGothic" w:hAnsi="BIZ UDPGothic"/>
          <w:color w:val="EE0000"/>
          <w:sz w:val="18"/>
          <w:szCs w:val="18"/>
        </w:rPr>
      </w:pP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1問5点</w:t>
      </w:r>
    </w:p>
    <w:p w14:paraId="4E69A223" w14:textId="77777777" w:rsidR="00AE3764" w:rsidRPr="00823DEF" w:rsidRDefault="00AE3764" w:rsidP="00AE3764">
      <w:pPr>
        <w:ind w:right="70"/>
        <w:rPr>
          <w:rFonts w:ascii="BIZ UDPGothic" w:eastAsia="BIZ UDPGothic" w:hAnsi="BIZ UDPGothic"/>
          <w:color w:val="EE0000"/>
          <w:sz w:val="18"/>
          <w:szCs w:val="18"/>
        </w:rPr>
      </w:pP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※</w:t>
      </w:r>
      <w:r>
        <w:rPr>
          <w:rFonts w:ascii="BIZ UDPGothic" w:eastAsia="BIZ UDPGothic" w:hAnsi="BIZ UDPGothic" w:hint="eastAsia"/>
          <w:color w:val="EE0000"/>
          <w:sz w:val="18"/>
          <w:szCs w:val="18"/>
        </w:rPr>
        <w:t>分数回答の場合</w:t>
      </w: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は</w:t>
      </w:r>
      <w:r>
        <w:rPr>
          <w:rFonts w:ascii="BIZ UDPGothic" w:eastAsia="BIZ UDPGothic" w:hAnsi="BIZ UDPGothic" w:hint="eastAsia"/>
          <w:color w:val="EE0000"/>
          <w:sz w:val="18"/>
          <w:szCs w:val="18"/>
        </w:rPr>
        <w:t>約分していなくても</w:t>
      </w: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OK．</w:t>
      </w:r>
    </w:p>
    <w:p w14:paraId="6AF250A1" w14:textId="77777777" w:rsidR="00243F5F" w:rsidRPr="00AE3764" w:rsidRDefault="00243F5F" w:rsidP="0080567C">
      <w:pPr>
        <w:ind w:right="70"/>
        <w:rPr>
          <w:rFonts w:ascii="BIZ UDPGothic" w:eastAsia="BIZ UDPGothic" w:hAnsi="BIZ UDPGothic"/>
          <w:sz w:val="18"/>
          <w:szCs w:val="18"/>
        </w:rPr>
      </w:pPr>
    </w:p>
    <w:p w14:paraId="623441EC" w14:textId="75792922" w:rsidR="00AD5059" w:rsidRDefault="00AD5059" w:rsidP="0080567C">
      <w:pPr>
        <w:ind w:right="70"/>
        <w:rPr>
          <w:rFonts w:ascii="BIZ UDPGothic" w:eastAsia="BIZ UDPGothic" w:hAnsi="BIZ UDPGothic"/>
          <w:sz w:val="18"/>
          <w:szCs w:val="18"/>
        </w:rPr>
      </w:pPr>
      <w:r>
        <w:rPr>
          <w:rFonts w:ascii="BIZ UDPGothic" w:eastAsia="BIZ UDPGothic" w:hAnsi="BIZ UDPGothic" w:hint="eastAsia"/>
          <w:sz w:val="18"/>
          <w:szCs w:val="18"/>
        </w:rPr>
        <w:t>Q</w:t>
      </w:r>
      <w:r>
        <w:rPr>
          <w:rFonts w:ascii="BIZ UDPGothic" w:eastAsia="BIZ UDPGothic" w:hAnsi="BIZ UDPGothic"/>
          <w:sz w:val="18"/>
          <w:szCs w:val="18"/>
        </w:rPr>
        <w:t>4</w:t>
      </w:r>
      <w:r w:rsidR="00131D6F">
        <w:rPr>
          <w:rFonts w:ascii="BIZ UDPGothic" w:eastAsia="BIZ UDPGothic" w:hAnsi="BIZ UDPGothic" w:hint="eastAsia"/>
          <w:sz w:val="18"/>
          <w:szCs w:val="18"/>
        </w:rPr>
        <w:t xml:space="preserve">　（2</w:t>
      </w:r>
      <w:r w:rsidR="00131D6F">
        <w:rPr>
          <w:rFonts w:ascii="BIZ UDPGothic" w:eastAsia="BIZ UDPGothic" w:hAnsi="BIZ UDPGothic"/>
          <w:sz w:val="18"/>
          <w:szCs w:val="18"/>
        </w:rPr>
        <w:t>5</w:t>
      </w:r>
      <w:r w:rsidR="00131D6F">
        <w:rPr>
          <w:rFonts w:ascii="BIZ UDPGothic" w:eastAsia="BIZ UDPGothic" w:hAnsi="BIZ UDPGothic" w:hint="eastAsia"/>
          <w:sz w:val="18"/>
          <w:szCs w:val="18"/>
        </w:rPr>
        <w:t>点）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64"/>
        <w:gridCol w:w="3708"/>
        <w:gridCol w:w="927"/>
        <w:gridCol w:w="3708"/>
      </w:tblGrid>
      <w:tr w:rsidR="00A92FCF" w14:paraId="47704479" w14:textId="77777777" w:rsidTr="005423CF">
        <w:trPr>
          <w:trHeight w:val="794"/>
        </w:trPr>
        <w:tc>
          <w:tcPr>
            <w:tcW w:w="988" w:type="dxa"/>
            <w:vAlign w:val="center"/>
          </w:tcPr>
          <w:p w14:paraId="38CC857C" w14:textId="77777777" w:rsidR="00A92FCF" w:rsidRDefault="00A92FCF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（１）</w:t>
            </w:r>
          </w:p>
        </w:tc>
        <w:tc>
          <w:tcPr>
            <w:tcW w:w="4572" w:type="dxa"/>
            <w:gridSpan w:val="2"/>
            <w:vAlign w:val="center"/>
          </w:tcPr>
          <w:p w14:paraId="1929AEA8" w14:textId="089E85CD" w:rsidR="00A92FCF" w:rsidRPr="006B7569" w:rsidRDefault="009E5438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r w:rsidRPr="006B7569">
              <w:rPr>
                <w:rFonts w:ascii="BIZ UDPGothic" w:eastAsia="BIZ UDPGothic" w:hAnsi="BIZ UDPGothic" w:hint="eastAsia"/>
                <w:color w:val="EE0000"/>
              </w:rPr>
              <w:t>6</w:t>
            </w:r>
            <w:r w:rsidR="00A92FCF" w:rsidRPr="006B7569">
              <w:rPr>
                <w:rFonts w:ascii="BIZ UDPGothic" w:eastAsia="BIZ UDPGothic" w:hAnsi="BIZ UDPGothic" w:hint="eastAsia"/>
                <w:color w:val="EE0000"/>
              </w:rPr>
              <w:t>.</w:t>
            </w:r>
            <w:r w:rsidR="00F57218" w:rsidRPr="006B7569">
              <w:rPr>
                <w:rFonts w:ascii="BIZ UDPGothic" w:eastAsia="BIZ UDPGothic" w:hAnsi="BIZ UDPGothic" w:hint="eastAsia"/>
                <w:color w:val="EE0000"/>
              </w:rPr>
              <w:t>68</w:t>
            </w:r>
            <w:r w:rsidR="00A92FCF" w:rsidRPr="006B7569">
              <w:rPr>
                <w:rFonts w:ascii="BIZ UDPGothic" w:eastAsia="BIZ UDPGothic" w:hAnsi="BIZ UDPGothic" w:hint="eastAsia"/>
                <w:color w:val="EE0000"/>
              </w:rPr>
              <w:t xml:space="preserve">　％</w:t>
            </w:r>
          </w:p>
        </w:tc>
        <w:tc>
          <w:tcPr>
            <w:tcW w:w="927" w:type="dxa"/>
            <w:vAlign w:val="center"/>
          </w:tcPr>
          <w:p w14:paraId="6F1E16E1" w14:textId="77777777" w:rsidR="00A92FCF" w:rsidRPr="006B7569" w:rsidRDefault="00A92FCF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6B7569">
              <w:rPr>
                <w:rFonts w:ascii="BIZ UDPGothic" w:eastAsia="BIZ UDPGothic" w:hAnsi="BIZ UDPGothic" w:hint="eastAsia"/>
                <w:sz w:val="18"/>
                <w:szCs w:val="18"/>
              </w:rPr>
              <w:t>（２）</w:t>
            </w:r>
          </w:p>
        </w:tc>
        <w:tc>
          <w:tcPr>
            <w:tcW w:w="3708" w:type="dxa"/>
            <w:vAlign w:val="center"/>
          </w:tcPr>
          <w:p w14:paraId="7060AA40" w14:textId="5396B995" w:rsidR="00A92FCF" w:rsidRPr="006B7569" w:rsidRDefault="00F57218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r w:rsidRPr="006B7569">
              <w:rPr>
                <w:rFonts w:ascii="BIZ UDPGothic" w:eastAsia="BIZ UDPGothic" w:hAnsi="BIZ UDPGothic" w:hint="eastAsia"/>
                <w:color w:val="EE0000"/>
              </w:rPr>
              <w:t>7</w:t>
            </w:r>
            <w:del w:id="19" w:author="須永大介" w:date="2026-01-06T20:06:00Z" w16du:dateUtc="2026-01-06T11:06:00Z">
              <w:r w:rsidRPr="006B7569" w:rsidDel="008050D7">
                <w:rPr>
                  <w:rFonts w:ascii="BIZ UDPGothic" w:eastAsia="BIZ UDPGothic" w:hAnsi="BIZ UDPGothic" w:hint="eastAsia"/>
                  <w:color w:val="EE0000"/>
                </w:rPr>
                <w:delText>7</w:delText>
              </w:r>
            </w:del>
            <w:ins w:id="20" w:author="須永大介" w:date="2026-01-06T20:06:00Z" w16du:dateUtc="2026-01-06T11:06:00Z">
              <w:r w:rsidR="008050D7">
                <w:rPr>
                  <w:rFonts w:ascii="BIZ UDPGothic" w:eastAsia="BIZ UDPGothic" w:hAnsi="BIZ UDPGothic" w:hint="eastAsia"/>
                  <w:color w:val="EE0000"/>
                </w:rPr>
                <w:t>3</w:t>
              </w:r>
            </w:ins>
            <w:r w:rsidR="00A92FCF" w:rsidRPr="006B7569">
              <w:rPr>
                <w:rFonts w:ascii="BIZ UDPGothic" w:eastAsia="BIZ UDPGothic" w:hAnsi="BIZ UDPGothic" w:hint="eastAsia"/>
                <w:color w:val="EE0000"/>
              </w:rPr>
              <w:t xml:space="preserve">　点以上</w:t>
            </w:r>
          </w:p>
        </w:tc>
      </w:tr>
      <w:tr w:rsidR="002A7BA6" w14:paraId="3953749C" w14:textId="77777777" w:rsidTr="005423CF">
        <w:trPr>
          <w:trHeight w:val="1701"/>
        </w:trPr>
        <w:tc>
          <w:tcPr>
            <w:tcW w:w="988" w:type="dxa"/>
            <w:vAlign w:val="center"/>
          </w:tcPr>
          <w:p w14:paraId="3266F904" w14:textId="34C778BB" w:rsidR="002A7BA6" w:rsidRDefault="002A7BA6" w:rsidP="002A7BA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(</w:t>
            </w:r>
            <w:r w:rsidR="004202BD">
              <w:rPr>
                <w:rFonts w:ascii="BIZ UDPGothic" w:eastAsia="BIZ UDPGothic" w:hAnsi="BIZ UDPGothic" w:hint="eastAsia"/>
                <w:sz w:val="18"/>
                <w:szCs w:val="18"/>
              </w:rPr>
              <w:t>3</w:t>
            </w:r>
            <w:r>
              <w:rPr>
                <w:rFonts w:ascii="BIZ UDPGothic" w:eastAsia="BIZ UDPGothic" w:hAnsi="BIZ UDPGothic"/>
                <w:sz w:val="18"/>
                <w:szCs w:val="18"/>
              </w:rPr>
              <w:t>)</w:t>
            </w:r>
          </w:p>
        </w:tc>
        <w:tc>
          <w:tcPr>
            <w:tcW w:w="864" w:type="dxa"/>
            <w:vAlign w:val="center"/>
          </w:tcPr>
          <w:p w14:paraId="41FAD3B9" w14:textId="77777777" w:rsidR="002A7BA6" w:rsidRDefault="002A7BA6" w:rsidP="002A7BA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標本</w:t>
            </w:r>
          </w:p>
          <w:p w14:paraId="740B7ADA" w14:textId="77777777" w:rsidR="002A7BA6" w:rsidRDefault="002A7BA6" w:rsidP="002A7BA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平均</w:t>
            </w:r>
          </w:p>
          <w:p w14:paraId="336BE871" w14:textId="2BF0752F" w:rsidR="00270D7B" w:rsidRDefault="00270D7B" w:rsidP="002A7BA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(２点</w:t>
            </w:r>
            <w:r w:rsidRPr="00166015">
              <w:rPr>
                <w:rFonts w:ascii="BIZ UDPGothic" w:eastAsia="BIZ UDPGothic" w:hAnsi="BIZ UDPGothic"/>
                <w:sz w:val="14"/>
                <w:szCs w:val="14"/>
              </w:rPr>
              <w:t>)</w:t>
            </w:r>
          </w:p>
        </w:tc>
        <w:tc>
          <w:tcPr>
            <w:tcW w:w="3708" w:type="dxa"/>
            <w:vAlign w:val="center"/>
          </w:tcPr>
          <w:p w14:paraId="4A04CFAA" w14:textId="0961BC90" w:rsidR="002A7BA6" w:rsidRPr="006B7569" w:rsidRDefault="00A44D9C" w:rsidP="002A7BA6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accPr>
                  <m:e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x</m:t>
                    </m:r>
                  </m:e>
                </m:acc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=59</m:t>
                </m:r>
              </m:oMath>
            </m:oMathPara>
          </w:p>
        </w:tc>
        <w:tc>
          <w:tcPr>
            <w:tcW w:w="927" w:type="dxa"/>
            <w:vAlign w:val="center"/>
          </w:tcPr>
          <w:p w14:paraId="55386CBE" w14:textId="77777777" w:rsidR="002A7BA6" w:rsidRPr="006B7569" w:rsidRDefault="002A7BA6" w:rsidP="002A7BA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6B7569">
              <w:rPr>
                <w:rFonts w:ascii="BIZ UDPGothic" w:eastAsia="BIZ UDPGothic" w:hAnsi="BIZ UDPGothic" w:hint="eastAsia"/>
                <w:sz w:val="18"/>
                <w:szCs w:val="18"/>
              </w:rPr>
              <w:t>標本</w:t>
            </w:r>
          </w:p>
          <w:p w14:paraId="184EAE68" w14:textId="77777777" w:rsidR="002A7BA6" w:rsidRPr="006B7569" w:rsidRDefault="002A7BA6" w:rsidP="002A7BA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6B7569">
              <w:rPr>
                <w:rFonts w:ascii="BIZ UDPGothic" w:eastAsia="BIZ UDPGothic" w:hAnsi="BIZ UDPGothic" w:hint="eastAsia"/>
                <w:sz w:val="18"/>
                <w:szCs w:val="18"/>
              </w:rPr>
              <w:t>分散</w:t>
            </w:r>
          </w:p>
          <w:p w14:paraId="359F9C41" w14:textId="1B07CF47" w:rsidR="00270D7B" w:rsidRPr="006B7569" w:rsidRDefault="00270D7B" w:rsidP="002A7BA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6B7569">
              <w:rPr>
                <w:rFonts w:ascii="BIZ UDPGothic" w:eastAsia="BIZ UDPGothic" w:hAnsi="BIZ UDPGothic" w:hint="eastAsia"/>
                <w:sz w:val="14"/>
                <w:szCs w:val="14"/>
              </w:rPr>
              <w:t>(３点</w:t>
            </w:r>
            <w:r w:rsidRPr="006B7569">
              <w:rPr>
                <w:rFonts w:ascii="BIZ UDPGothic" w:eastAsia="BIZ UDPGothic" w:hAnsi="BIZ UDPGothic"/>
                <w:sz w:val="14"/>
                <w:szCs w:val="14"/>
              </w:rPr>
              <w:t>)</w:t>
            </w:r>
          </w:p>
        </w:tc>
        <w:tc>
          <w:tcPr>
            <w:tcW w:w="3708" w:type="dxa"/>
            <w:vAlign w:val="center"/>
          </w:tcPr>
          <w:p w14:paraId="09EBE240" w14:textId="6008E0BD" w:rsidR="002A7BA6" w:rsidRPr="006B7569" w:rsidRDefault="00A44D9C" w:rsidP="002A7BA6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S</m:t>
                    </m:r>
                  </m:e>
                  <m:sub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x</m:t>
                    </m:r>
                  </m:sub>
                  <m:sup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2</m:t>
                    </m:r>
                  </m:sup>
                </m:sSubSup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n</m:t>
                    </m:r>
                  </m:den>
                </m:f>
                <m:nary>
                  <m:naryPr>
                    <m:chr m:val="∑"/>
                    <m:subHide m:val="1"/>
                    <m:supHide m:val="1"/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BIZ UDPGothic" w:hAnsi="Cambria Math"/>
                                <w:i/>
                                <w:color w:val="FF0000"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BIZ UDPGothic" w:hAnsi="Cambria Math"/>
                                    <w:i/>
                                    <w:color w:val="FF0000"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BIZ UDPGothic" w:hAnsi="Cambria Math"/>
                                    <w:color w:val="FF0000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BIZ UDPGothic" w:hAnsi="Cambria Math"/>
                                    <w:color w:val="FF0000"/>
                                    <w:sz w:val="18"/>
                                    <w:szCs w:val="18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eastAsia="BIZ UDPGothic" w:hAnsi="Cambria Math"/>
                                <w:color w:val="FF0000"/>
                                <w:sz w:val="18"/>
                                <w:szCs w:val="18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="BIZ UDPGothic" w:hAnsi="Cambria Math"/>
                                    <w:i/>
                                    <w:color w:val="FF0000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BIZ UDPGothic" w:hAnsi="Cambria Math"/>
                                    <w:color w:val="FF0000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=536</m:t>
                </m:r>
              </m:oMath>
            </m:oMathPara>
          </w:p>
        </w:tc>
      </w:tr>
      <w:tr w:rsidR="002A7BA6" w14:paraId="3FADD348" w14:textId="77777777" w:rsidTr="005423CF">
        <w:trPr>
          <w:trHeight w:val="1701"/>
        </w:trPr>
        <w:tc>
          <w:tcPr>
            <w:tcW w:w="988" w:type="dxa"/>
            <w:vAlign w:val="center"/>
          </w:tcPr>
          <w:p w14:paraId="50D2E1DC" w14:textId="7BC4BD86" w:rsidR="002A7BA6" w:rsidRDefault="002A7BA6" w:rsidP="002A7BA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(</w:t>
            </w:r>
            <w:r w:rsidR="004202BD">
              <w:rPr>
                <w:rFonts w:ascii="BIZ UDPGothic" w:eastAsia="BIZ UDPGothic" w:hAnsi="BIZ UDPGothic" w:hint="eastAsia"/>
                <w:sz w:val="18"/>
                <w:szCs w:val="18"/>
              </w:rPr>
              <w:t>4</w:t>
            </w:r>
            <w:r>
              <w:rPr>
                <w:rFonts w:ascii="BIZ UDPGothic" w:eastAsia="BIZ UDPGothic" w:hAnsi="BIZ UDPGothic"/>
                <w:sz w:val="18"/>
                <w:szCs w:val="18"/>
              </w:rPr>
              <w:t>)</w:t>
            </w:r>
          </w:p>
          <w:p w14:paraId="51AD69D3" w14:textId="054189FB" w:rsidR="00270D7B" w:rsidRDefault="00270D7B" w:rsidP="002A7BA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(４点</w:t>
            </w:r>
            <w:r w:rsidRPr="00166015">
              <w:rPr>
                <w:rFonts w:ascii="BIZ UDPGothic" w:eastAsia="BIZ UDPGothic" w:hAnsi="BIZ UDPGothic"/>
                <w:sz w:val="14"/>
                <w:szCs w:val="14"/>
              </w:rPr>
              <w:t>)</w:t>
            </w:r>
          </w:p>
        </w:tc>
        <w:tc>
          <w:tcPr>
            <w:tcW w:w="9207" w:type="dxa"/>
            <w:gridSpan w:val="4"/>
            <w:vAlign w:val="center"/>
          </w:tcPr>
          <w:p w14:paraId="6EBF65B5" w14:textId="28F0878E" w:rsidR="002A7BA6" w:rsidRPr="006B7569" w:rsidRDefault="00A44D9C" w:rsidP="002A7BA6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  <m:oMathPara>
              <m:oMath>
                <m:acc>
                  <m:acc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accPr>
                  <m:e>
                    <m:sSubSup>
                      <m:sSubSup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2</m:t>
                        </m:r>
                      </m:sup>
                    </m:sSubSup>
                  </m:e>
                </m:acc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n</m:t>
                    </m:r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-</m:t>
                    </m:r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1</m:t>
                    </m:r>
                  </m:den>
                </m:f>
                <m:nary>
                  <m:naryPr>
                    <m:chr m:val="∑"/>
                    <m:subHide m:val="1"/>
                    <m:supHide m:val="1"/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BIZ UDPGothic" w:hAnsi="Cambria Math"/>
                                <w:i/>
                                <w:color w:val="FF0000"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BIZ UDPGothic" w:hAnsi="Cambria Math"/>
                                    <w:i/>
                                    <w:color w:val="FF0000"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BIZ UDPGothic" w:hAnsi="Cambria Math"/>
                                    <w:color w:val="FF0000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BIZ UDPGothic" w:hAnsi="Cambria Math"/>
                                    <w:color w:val="FF0000"/>
                                    <w:sz w:val="18"/>
                                    <w:szCs w:val="18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eastAsia="BIZ UDPGothic" w:hAnsi="Cambria Math"/>
                                <w:color w:val="FF0000"/>
                                <w:sz w:val="18"/>
                                <w:szCs w:val="18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="BIZ UDPGothic" w:hAnsi="Cambria Math"/>
                                    <w:i/>
                                    <w:color w:val="FF0000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BIZ UDPGothic" w:hAnsi="Cambria Math"/>
                                    <w:color w:val="FF0000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=670</m:t>
                </m:r>
              </m:oMath>
            </m:oMathPara>
          </w:p>
        </w:tc>
      </w:tr>
      <w:tr w:rsidR="002A7BA6" w14:paraId="2BA9F187" w14:textId="77777777" w:rsidTr="005423CF">
        <w:trPr>
          <w:trHeight w:val="1701"/>
        </w:trPr>
        <w:tc>
          <w:tcPr>
            <w:tcW w:w="988" w:type="dxa"/>
            <w:vAlign w:val="center"/>
          </w:tcPr>
          <w:p w14:paraId="467CFE3B" w14:textId="20B460E4" w:rsidR="002A7BA6" w:rsidRDefault="002A7BA6" w:rsidP="002A7BA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(</w:t>
            </w:r>
            <w:r w:rsidR="0002390C">
              <w:rPr>
                <w:rFonts w:ascii="BIZ UDPGothic" w:eastAsia="BIZ UDPGothic" w:hAnsi="BIZ UDPGothic" w:hint="eastAsia"/>
                <w:sz w:val="18"/>
                <w:szCs w:val="18"/>
              </w:rPr>
              <w:t>5</w:t>
            </w:r>
            <w:r>
              <w:rPr>
                <w:rFonts w:ascii="BIZ UDPGothic" w:eastAsia="BIZ UDPGothic" w:hAnsi="BIZ UDPGothic"/>
                <w:sz w:val="18"/>
                <w:szCs w:val="18"/>
              </w:rPr>
              <w:t>)</w:t>
            </w:r>
          </w:p>
        </w:tc>
        <w:tc>
          <w:tcPr>
            <w:tcW w:w="864" w:type="dxa"/>
            <w:vAlign w:val="center"/>
          </w:tcPr>
          <w:p w14:paraId="0DE1E28F" w14:textId="77777777" w:rsidR="002A7BA6" w:rsidRDefault="002A7BA6" w:rsidP="002A7BA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下限値</w:t>
            </w:r>
          </w:p>
          <w:p w14:paraId="4431FB52" w14:textId="2DBD3F8C" w:rsidR="00270D7B" w:rsidRDefault="00270D7B" w:rsidP="002A7BA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(４点</w:t>
            </w:r>
            <w:r w:rsidRPr="00166015">
              <w:rPr>
                <w:rFonts w:ascii="BIZ UDPGothic" w:eastAsia="BIZ UDPGothic" w:hAnsi="BIZ UDPGothic"/>
                <w:sz w:val="14"/>
                <w:szCs w:val="14"/>
              </w:rPr>
              <w:t>)</w:t>
            </w:r>
          </w:p>
        </w:tc>
        <w:tc>
          <w:tcPr>
            <w:tcW w:w="3708" w:type="dxa"/>
            <w:vAlign w:val="center"/>
          </w:tcPr>
          <w:p w14:paraId="0D0F49EF" w14:textId="27876E60" w:rsidR="005303EA" w:rsidRPr="006B7569" w:rsidRDefault="005303EA" w:rsidP="005303EA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  <w:r w:rsidRPr="006B7569">
              <w:rPr>
                <w:rFonts w:ascii="BIZ UDPGothic" w:eastAsia="BIZ UDPGothic" w:hAnsi="BIZ UDPGothic" w:hint="eastAsia"/>
                <w:color w:val="FF0000"/>
                <w:sz w:val="18"/>
                <w:szCs w:val="18"/>
              </w:rPr>
              <w:t>t分布表より</w:t>
            </w:r>
            <m:oMath>
              <m:sSub>
                <m:sSubPr>
                  <m:ctrlPr>
                    <w:rPr>
                      <w:rFonts w:ascii="Cambria Math" w:eastAsia="BIZ UDPGothic" w:hAnsi="Cambria Math"/>
                      <w:i/>
                      <w:color w:val="FF000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BIZ UDPGothic" w:hAnsi="Cambria Math"/>
                      <w:color w:val="FF0000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eastAsia="BIZ UDPGothic" w:hAnsi="Cambria Math"/>
                      <w:color w:val="FF0000"/>
                      <w:sz w:val="18"/>
                      <w:szCs w:val="18"/>
                    </w:rPr>
                    <m:t>0.025</m:t>
                  </m:r>
                </m:sub>
              </m:sSub>
              <m:d>
                <m:dPr>
                  <m:ctrlPr>
                    <w:rPr>
                      <w:rFonts w:ascii="Cambria Math" w:eastAsia="BIZ UDPGothic" w:hAnsi="Cambria Math"/>
                      <w:i/>
                      <w:color w:val="FF0000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eastAsia="BIZ UDPGothic" w:hAnsi="Cambria Math"/>
                      <w:color w:val="FF0000"/>
                      <w:sz w:val="18"/>
                      <w:szCs w:val="18"/>
                    </w:rPr>
                    <m:t>4</m:t>
                  </m:r>
                </m:e>
              </m:d>
              <m:r>
                <w:rPr>
                  <w:rFonts w:ascii="Cambria Math" w:eastAsia="BIZ UDPGothic" w:hAnsi="Cambria Math"/>
                  <w:color w:val="FF0000"/>
                  <w:sz w:val="18"/>
                  <w:szCs w:val="18"/>
                </w:rPr>
                <m:t>=2.7764</m:t>
              </m:r>
            </m:oMath>
          </w:p>
          <w:p w14:paraId="1E941418" w14:textId="4772FFB8" w:rsidR="005303EA" w:rsidRPr="006B7569" w:rsidRDefault="002D31E9" w:rsidP="005303EA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59-2.7764</m:t>
                </m:r>
                <m:rad>
                  <m:radPr>
                    <m:degHide m:val="1"/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670</m:t>
                        </m:r>
                      </m:num>
                      <m:den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5</m:t>
                        </m:r>
                      </m:den>
                    </m:f>
                  </m:e>
                </m:rad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&lt;</m:t>
                </m:r>
                <m:sSub>
                  <m:sSub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μ</m:t>
                    </m:r>
                  </m:e>
                  <m:sub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</w:rPr>
                      <m:t>x</m:t>
                    </m:r>
                  </m:sub>
                </m:sSub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&lt;59+2.7764</m:t>
                </m:r>
                <m:rad>
                  <m:radPr>
                    <m:degHide m:val="1"/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BIZ UDPGothic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670</m:t>
                        </m:r>
                      </m:num>
                      <m:den>
                        <m:r>
                          <w:rPr>
                            <w:rFonts w:ascii="Cambria Math" w:eastAsia="BIZ UDPGothic" w:hAnsi="Cambria Math"/>
                            <w:color w:val="FF0000"/>
                            <w:sz w:val="18"/>
                            <w:szCs w:val="18"/>
                          </w:rPr>
                          <m:t>5</m:t>
                        </m:r>
                      </m:den>
                    </m:f>
                  </m:e>
                </m:rad>
              </m:oMath>
            </m:oMathPara>
          </w:p>
          <w:p w14:paraId="6949C6C5" w14:textId="2EE7A8F8" w:rsidR="002A7BA6" w:rsidRPr="006B7569" w:rsidRDefault="002D31E9" w:rsidP="005303EA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  <w:u w:val="single"/>
                  </w:rPr>
                  <m:t>26.860</m:t>
                </m:r>
                <m:r>
                  <w:rPr>
                    <w:rFonts w:ascii="Cambria Math" w:eastAsia="BIZ UDPGothic" w:hAnsi="Cambria Math" w:hint="eastAsia"/>
                    <w:color w:val="FF0000"/>
                    <w:sz w:val="18"/>
                    <w:szCs w:val="18"/>
                    <w:u w:val="single"/>
                  </w:rPr>
                  <m:t>9</m:t>
                </m:r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  <w:u w:val="single"/>
                  </w:rPr>
                  <m:t>&lt;</m:t>
                </m:r>
                <m:sSub>
                  <m:sSub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  <w:u w:val="single"/>
                      </w:rPr>
                    </m:ctrlPr>
                  </m:sSubPr>
                  <m:e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  <w:u w:val="single"/>
                      </w:rPr>
                      <m:t>μ</m:t>
                    </m:r>
                  </m:e>
                  <m:sub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  <w:u w:val="single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927" w:type="dxa"/>
            <w:vAlign w:val="center"/>
          </w:tcPr>
          <w:p w14:paraId="4C3E64C5" w14:textId="77777777" w:rsidR="002A7BA6" w:rsidRPr="006B7569" w:rsidRDefault="002A7BA6" w:rsidP="002A7BA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6B7569">
              <w:rPr>
                <w:rFonts w:ascii="BIZ UDPGothic" w:eastAsia="BIZ UDPGothic" w:hAnsi="BIZ UDPGothic" w:hint="eastAsia"/>
                <w:sz w:val="18"/>
                <w:szCs w:val="18"/>
              </w:rPr>
              <w:t>上限値</w:t>
            </w:r>
          </w:p>
          <w:p w14:paraId="4E5B65D5" w14:textId="10ACAE63" w:rsidR="00270D7B" w:rsidRPr="006B7569" w:rsidRDefault="00270D7B" w:rsidP="002A7BA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6B7569">
              <w:rPr>
                <w:rFonts w:ascii="BIZ UDPGothic" w:eastAsia="BIZ UDPGothic" w:hAnsi="BIZ UDPGothic" w:hint="eastAsia"/>
                <w:sz w:val="14"/>
                <w:szCs w:val="14"/>
              </w:rPr>
              <w:t>(４点</w:t>
            </w:r>
            <w:r w:rsidRPr="006B7569">
              <w:rPr>
                <w:rFonts w:ascii="BIZ UDPGothic" w:eastAsia="BIZ UDPGothic" w:hAnsi="BIZ UDPGothic"/>
                <w:sz w:val="14"/>
                <w:szCs w:val="14"/>
              </w:rPr>
              <w:t>)</w:t>
            </w:r>
          </w:p>
        </w:tc>
        <w:tc>
          <w:tcPr>
            <w:tcW w:w="3708" w:type="dxa"/>
            <w:vAlign w:val="center"/>
          </w:tcPr>
          <w:p w14:paraId="66D59B0B" w14:textId="737C5B49" w:rsidR="00C50E17" w:rsidRPr="006B7569" w:rsidRDefault="00A44D9C" w:rsidP="00C50E17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BIZ UDPGothic" w:hAnsi="Cambria Math"/>
                        <w:i/>
                        <w:color w:val="FF0000"/>
                        <w:sz w:val="18"/>
                        <w:szCs w:val="18"/>
                        <w:u w:val="single"/>
                      </w:rPr>
                    </m:ctrlPr>
                  </m:sSubPr>
                  <m:e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  <w:u w:val="single"/>
                      </w:rPr>
                      <m:t>μ</m:t>
                    </m:r>
                  </m:e>
                  <m:sub>
                    <m:r>
                      <w:rPr>
                        <w:rFonts w:ascii="Cambria Math" w:eastAsia="BIZ UDPGothic" w:hAnsi="Cambria Math"/>
                        <w:color w:val="FF0000"/>
                        <w:sz w:val="18"/>
                        <w:szCs w:val="18"/>
                        <w:u w:val="single"/>
                      </w:rPr>
                      <m:t>x</m:t>
                    </m:r>
                  </m:sub>
                </m:sSub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  <w:u w:val="single"/>
                  </w:rPr>
                  <m:t>&lt;</m:t>
                </m:r>
                <m:r>
                  <w:rPr>
                    <w:rFonts w:ascii="Cambria Math" w:eastAsia="BIZ UDPGothic" w:hAnsi="Cambria Math"/>
                    <w:color w:val="FF0000"/>
                    <w:sz w:val="18"/>
                    <w:szCs w:val="18"/>
                  </w:rPr>
                  <m:t>91.1392</m:t>
                </m:r>
              </m:oMath>
            </m:oMathPara>
          </w:p>
        </w:tc>
      </w:tr>
    </w:tbl>
    <w:p w14:paraId="5C271740" w14:textId="77777777" w:rsidR="005B70D7" w:rsidRPr="000009E2" w:rsidRDefault="005B70D7" w:rsidP="005B70D7">
      <w:pPr>
        <w:ind w:right="70"/>
        <w:rPr>
          <w:rFonts w:ascii="BIZ UDPGothic" w:eastAsia="BIZ UDPGothic" w:hAnsi="BIZ UDPGothic"/>
          <w:color w:val="EE0000"/>
          <w:sz w:val="18"/>
          <w:szCs w:val="18"/>
        </w:rPr>
      </w:pP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※</w:t>
      </w:r>
      <w:r>
        <w:rPr>
          <w:rFonts w:ascii="BIZ UDPGothic" w:eastAsia="BIZ UDPGothic" w:hAnsi="BIZ UDPGothic" w:hint="eastAsia"/>
          <w:color w:val="EE0000"/>
          <w:sz w:val="18"/>
          <w:szCs w:val="18"/>
        </w:rPr>
        <w:t>（３）</w:t>
      </w: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(</w:t>
      </w:r>
      <w:r>
        <w:rPr>
          <w:rFonts w:ascii="BIZ UDPGothic" w:eastAsia="BIZ UDPGothic" w:hAnsi="BIZ UDPGothic" w:hint="eastAsia"/>
          <w:color w:val="EE0000"/>
          <w:sz w:val="18"/>
          <w:szCs w:val="18"/>
        </w:rPr>
        <w:t>５</w:t>
      </w: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)は両方正答で5点．部分点OK．</w:t>
      </w:r>
    </w:p>
    <w:p w14:paraId="62B3D71A" w14:textId="77777777" w:rsidR="005B70D7" w:rsidRDefault="005B70D7" w:rsidP="005B70D7">
      <w:pPr>
        <w:ind w:right="70"/>
        <w:rPr>
          <w:rFonts w:ascii="BIZ UDPGothic" w:eastAsia="BIZ UDPGothic" w:hAnsi="BIZ UDPGothic"/>
          <w:color w:val="EE0000"/>
          <w:sz w:val="18"/>
          <w:szCs w:val="18"/>
        </w:rPr>
      </w:pP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※</w:t>
      </w:r>
      <w:r>
        <w:rPr>
          <w:rFonts w:ascii="BIZ UDPGothic" w:eastAsia="BIZ UDPGothic" w:hAnsi="BIZ UDPGothic" w:hint="eastAsia"/>
          <w:color w:val="EE0000"/>
          <w:sz w:val="18"/>
          <w:szCs w:val="18"/>
        </w:rPr>
        <w:t>（１）（２）は小数点でも（部分点）</w:t>
      </w: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OK．</w:t>
      </w:r>
    </w:p>
    <w:p w14:paraId="284FED05" w14:textId="77777777" w:rsidR="005B70D7" w:rsidRPr="007178B3" w:rsidRDefault="005B70D7" w:rsidP="005B70D7">
      <w:pPr>
        <w:ind w:right="70"/>
        <w:rPr>
          <w:rFonts w:ascii="BIZ UDPGothic" w:eastAsia="BIZ UDPGothic" w:hAnsi="BIZ UDPGothic"/>
          <w:color w:val="EE0000"/>
          <w:sz w:val="18"/>
          <w:szCs w:val="18"/>
        </w:rPr>
      </w:pPr>
      <w:r>
        <w:rPr>
          <w:rFonts w:ascii="BIZ UDPGothic" w:eastAsia="BIZ UDPGothic" w:hAnsi="BIZ UDPGothic" w:hint="eastAsia"/>
          <w:color w:val="EE0000"/>
          <w:sz w:val="18"/>
          <w:szCs w:val="18"/>
        </w:rPr>
        <w:t>※（５）はExcelでの計算値と誤差が出るので注意．</w:t>
      </w:r>
    </w:p>
    <w:p w14:paraId="0EF30FF9" w14:textId="77777777" w:rsidR="00AD5059" w:rsidRPr="005B70D7" w:rsidRDefault="00AD5059" w:rsidP="0080567C">
      <w:pPr>
        <w:ind w:right="70"/>
        <w:rPr>
          <w:rFonts w:ascii="BIZ UDPGothic" w:eastAsia="BIZ UDPGothic" w:hAnsi="BIZ UDPGothic"/>
          <w:sz w:val="18"/>
          <w:szCs w:val="18"/>
        </w:rPr>
      </w:pPr>
    </w:p>
    <w:p w14:paraId="2026398F" w14:textId="77777777" w:rsidR="003F78D9" w:rsidRDefault="003F78D9">
      <w:pPr>
        <w:rPr>
          <w:rFonts w:ascii="BIZ UDPGothic" w:eastAsia="BIZ UDPGothic" w:hAnsi="BIZ UDPGothic"/>
          <w:sz w:val="18"/>
          <w:szCs w:val="18"/>
        </w:rPr>
      </w:pPr>
      <w:r>
        <w:rPr>
          <w:rFonts w:ascii="BIZ UDPGothic" w:eastAsia="BIZ UDPGothic" w:hAnsi="BIZ UDPGothic"/>
          <w:sz w:val="18"/>
          <w:szCs w:val="18"/>
        </w:rPr>
        <w:br w:type="page"/>
      </w:r>
    </w:p>
    <w:p w14:paraId="1A08231B" w14:textId="64CCCECB" w:rsidR="00965FC9" w:rsidRDefault="00965FC9" w:rsidP="00965FC9">
      <w:pPr>
        <w:ind w:right="70"/>
        <w:rPr>
          <w:rFonts w:ascii="BIZ UDPGothic" w:eastAsia="BIZ UDPGothic" w:hAnsi="BIZ UDPGothic"/>
          <w:sz w:val="18"/>
          <w:szCs w:val="18"/>
        </w:rPr>
      </w:pPr>
      <w:r>
        <w:rPr>
          <w:rFonts w:ascii="BIZ UDPGothic" w:eastAsia="BIZ UDPGothic" w:hAnsi="BIZ UDPGothic" w:hint="eastAsia"/>
          <w:sz w:val="18"/>
          <w:szCs w:val="18"/>
        </w:rPr>
        <w:lastRenderedPageBreak/>
        <w:t>Q5　（2</w:t>
      </w:r>
      <w:r>
        <w:rPr>
          <w:rFonts w:ascii="BIZ UDPGothic" w:eastAsia="BIZ UDPGothic" w:hAnsi="BIZ UDPGothic"/>
          <w:sz w:val="18"/>
          <w:szCs w:val="18"/>
        </w:rPr>
        <w:t>5</w:t>
      </w:r>
      <w:r>
        <w:rPr>
          <w:rFonts w:ascii="BIZ UDPGothic" w:eastAsia="BIZ UDPGothic" w:hAnsi="BIZ UDPGothic" w:hint="eastAsia"/>
          <w:sz w:val="18"/>
          <w:szCs w:val="18"/>
        </w:rPr>
        <w:t>点）</w:t>
      </w:r>
    </w:p>
    <w:p w14:paraId="45377563" w14:textId="77777777" w:rsidR="00965FC9" w:rsidRDefault="00965FC9" w:rsidP="00965FC9">
      <w:pPr>
        <w:rPr>
          <w:rFonts w:ascii="BIZ UDPGothic" w:eastAsia="BIZ UDPGothic" w:hAnsi="BIZ UDPGothic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965FC9" w14:paraId="7C6224AF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7B9F21BD" w14:textId="77777777" w:rsidR="00965FC9" w:rsidRDefault="00965FC9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（１）</w:t>
            </w:r>
          </w:p>
          <w:p w14:paraId="22DE5A81" w14:textId="77777777" w:rsidR="00965FC9" w:rsidRDefault="00965FC9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目的変数</w:t>
            </w:r>
          </w:p>
        </w:tc>
        <w:tc>
          <w:tcPr>
            <w:tcW w:w="3398" w:type="dxa"/>
            <w:vAlign w:val="center"/>
          </w:tcPr>
          <w:p w14:paraId="3C843A0E" w14:textId="77777777" w:rsidR="00965FC9" w:rsidRDefault="0042115B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r w:rsidRPr="0042115B">
              <w:rPr>
                <w:rFonts w:ascii="BIZ UDPGothic" w:eastAsia="BIZ UDPGothic" w:hAnsi="BIZ UDPGothic" w:hint="eastAsia"/>
                <w:color w:val="EE0000"/>
              </w:rPr>
              <w:t>アイスクリーム・シャーベット</w:t>
            </w:r>
          </w:p>
          <w:p w14:paraId="4742D0AB" w14:textId="31F19D43" w:rsidR="0042115B" w:rsidRPr="0042115B" w:rsidRDefault="0042115B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r>
              <w:rPr>
                <w:rFonts w:ascii="BIZ UDPGothic" w:eastAsia="BIZ UDPGothic" w:hAnsi="BIZ UDPGothic" w:hint="eastAsia"/>
                <w:color w:val="EE0000"/>
              </w:rPr>
              <w:t>への支出金額</w:t>
            </w:r>
          </w:p>
        </w:tc>
        <w:tc>
          <w:tcPr>
            <w:tcW w:w="1699" w:type="dxa"/>
            <w:vAlign w:val="center"/>
          </w:tcPr>
          <w:p w14:paraId="694C06BC" w14:textId="77777777" w:rsidR="00965FC9" w:rsidRDefault="00965FC9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（１）</w:t>
            </w:r>
          </w:p>
          <w:p w14:paraId="24AB599A" w14:textId="77777777" w:rsidR="00965FC9" w:rsidRDefault="00965FC9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説明変数</w:t>
            </w:r>
          </w:p>
        </w:tc>
        <w:tc>
          <w:tcPr>
            <w:tcW w:w="3399" w:type="dxa"/>
            <w:vAlign w:val="center"/>
          </w:tcPr>
          <w:p w14:paraId="5C9933B9" w14:textId="59E5862B" w:rsidR="00965FC9" w:rsidRPr="007178B3" w:rsidRDefault="00324E41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r>
              <w:rPr>
                <w:rFonts w:ascii="BIZ UDPGothic" w:eastAsia="BIZ UDPGothic" w:hAnsi="BIZ UDPGothic" w:hint="eastAsia"/>
                <w:color w:val="EE0000"/>
              </w:rPr>
              <w:t>月別平均気温</w:t>
            </w:r>
          </w:p>
        </w:tc>
      </w:tr>
      <w:tr w:rsidR="00965FC9" w14:paraId="782FFED3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5C263DAA" w14:textId="77777777" w:rsidR="00965FC9" w:rsidRDefault="00965FC9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（２）</w:t>
            </w:r>
          </w:p>
        </w:tc>
        <w:tc>
          <w:tcPr>
            <w:tcW w:w="3398" w:type="dxa"/>
            <w:vAlign w:val="center"/>
          </w:tcPr>
          <w:p w14:paraId="421898C5" w14:textId="28655293" w:rsidR="00965FC9" w:rsidRPr="007178B3" w:rsidRDefault="00965FC9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m:oMathPara>
              <m:oMath>
                <m:r>
                  <w:rPr>
                    <w:rFonts w:ascii="Cambria Math" w:eastAsia="BIZ UDPGothic" w:hAnsi="Cambria Math"/>
                    <w:color w:val="EE0000"/>
                  </w:rPr>
                  <m:t>0.</m:t>
                </m:r>
                <m:r>
                  <w:rPr>
                    <w:rFonts w:ascii="Cambria Math" w:eastAsia="BIZ UDPGothic" w:hAnsi="Cambria Math" w:hint="eastAsia"/>
                    <w:color w:val="EE0000"/>
                  </w:rPr>
                  <m:t>87</m:t>
                </m:r>
                <m:r>
                  <w:rPr>
                    <w:rFonts w:ascii="Cambria Math" w:eastAsia="BIZ UDPGothic" w:hAnsi="Cambria Math"/>
                    <w:color w:val="EE0000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="BIZ UDPGothic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Gothic" w:hAnsi="Cambria Math"/>
                        <w:color w:val="EE0000"/>
                      </w:rPr>
                      <m:t>0.8730</m:t>
                    </m:r>
                    <m:r>
                      <w:del w:id="21" w:author="須永大介" w:date="2026-01-06T20:09:00Z" w16du:dateUtc="2026-01-06T11:09:00Z">
                        <w:rPr>
                          <w:rFonts w:ascii="Cambria Math" w:eastAsia="BIZ UDPGothic" w:hAnsi="Cambria Math"/>
                          <w:color w:val="EE0000"/>
                        </w:rPr>
                        <m:t>7</m:t>
                      </w:del>
                    </m:r>
                    <m:r>
                      <w:ins w:id="22" w:author="須永大介" w:date="2026-01-06T20:09:00Z" w16du:dateUtc="2026-01-06T11:09:00Z">
                        <w:rPr>
                          <w:rFonts w:ascii="Cambria Math" w:eastAsia="BIZ UDPGothic" w:hAnsi="Cambria Math" w:hint="eastAsia"/>
                          <w:color w:val="EE0000"/>
                        </w:rPr>
                        <m:t>29</m:t>
                      </w:ins>
                    </m:r>
                  </m:e>
                </m:d>
              </m:oMath>
            </m:oMathPara>
          </w:p>
        </w:tc>
        <w:tc>
          <w:tcPr>
            <w:tcW w:w="1699" w:type="dxa"/>
            <w:tcBorders>
              <w:tl2br w:val="single" w:sz="4" w:space="0" w:color="auto"/>
            </w:tcBorders>
            <w:vAlign w:val="center"/>
          </w:tcPr>
          <w:p w14:paraId="44A99AA1" w14:textId="77777777" w:rsidR="00965FC9" w:rsidRDefault="00965FC9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</w:p>
        </w:tc>
        <w:tc>
          <w:tcPr>
            <w:tcW w:w="3399" w:type="dxa"/>
            <w:tcBorders>
              <w:tl2br w:val="single" w:sz="4" w:space="0" w:color="auto"/>
            </w:tcBorders>
            <w:vAlign w:val="center"/>
          </w:tcPr>
          <w:p w14:paraId="399DDCE5" w14:textId="77777777" w:rsidR="00965FC9" w:rsidRPr="007178B3" w:rsidRDefault="00965FC9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</w:p>
        </w:tc>
      </w:tr>
      <w:tr w:rsidR="00965FC9" w14:paraId="5AE307B2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644FE959" w14:textId="77777777" w:rsidR="00965FC9" w:rsidRDefault="00965FC9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（３）</w:t>
            </w:r>
          </w:p>
          <w:p w14:paraId="68B7EF8B" w14:textId="77777777" w:rsidR="00965FC9" w:rsidRDefault="00965FC9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定数項</w:t>
            </w:r>
          </w:p>
        </w:tc>
        <w:tc>
          <w:tcPr>
            <w:tcW w:w="3398" w:type="dxa"/>
            <w:vAlign w:val="center"/>
          </w:tcPr>
          <w:p w14:paraId="736D9D21" w14:textId="44C8280B" w:rsidR="00965FC9" w:rsidRPr="007178B3" w:rsidRDefault="00022B33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m:oMathPara>
              <m:oMath>
                <m:r>
                  <w:rPr>
                    <w:rFonts w:ascii="Cambria Math" w:eastAsia="BIZ UDPGothic" w:hAnsi="Cambria Math"/>
                    <w:color w:val="EE0000"/>
                  </w:rPr>
                  <m:t>140.0</m:t>
                </m:r>
                <m:r>
                  <w:rPr>
                    <w:rFonts w:ascii="Cambria Math" w:eastAsia="BIZ UDPGothic" w:hAnsi="Cambria Math" w:hint="eastAsia"/>
                    <w:color w:val="EE0000"/>
                  </w:rPr>
                  <m:t>9</m:t>
                </m:r>
                <m:r>
                  <w:rPr>
                    <w:rFonts w:ascii="Cambria Math" w:eastAsia="BIZ UDPGothic" w:hAnsi="Cambria Math"/>
                    <w:color w:val="EE0000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="BIZ UDPGothic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Gothic" w:hAnsi="Cambria Math"/>
                        <w:color w:val="EE0000"/>
                      </w:rPr>
                      <m:t>140.087</m:t>
                    </m:r>
                    <m:r>
                      <w:rPr>
                        <w:rFonts w:ascii="Cambria Math" w:eastAsia="BIZ UDPGothic" w:hAnsi="Cambria Math" w:hint="eastAsia"/>
                        <w:color w:val="EE0000"/>
                      </w:rPr>
                      <m:t>3</m:t>
                    </m:r>
                  </m:e>
                </m:d>
              </m:oMath>
            </m:oMathPara>
          </w:p>
        </w:tc>
        <w:tc>
          <w:tcPr>
            <w:tcW w:w="1699" w:type="dxa"/>
            <w:vAlign w:val="center"/>
          </w:tcPr>
          <w:p w14:paraId="4F3201EF" w14:textId="77777777" w:rsidR="00965FC9" w:rsidRDefault="00965FC9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（３）</w:t>
            </w:r>
          </w:p>
          <w:p w14:paraId="4C810CE8" w14:textId="77777777" w:rsidR="00965FC9" w:rsidRDefault="00965FC9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回帰係数</w:t>
            </w:r>
          </w:p>
        </w:tc>
        <w:tc>
          <w:tcPr>
            <w:tcW w:w="3399" w:type="dxa"/>
            <w:vAlign w:val="center"/>
          </w:tcPr>
          <w:p w14:paraId="0DD90D61" w14:textId="10D661A3" w:rsidR="00965FC9" w:rsidRPr="007178B3" w:rsidRDefault="00E82DA6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m:oMathPara>
              <m:oMath>
                <m:r>
                  <w:rPr>
                    <w:rFonts w:ascii="Cambria Math" w:eastAsia="BIZ UDPGothic" w:hAnsi="Cambria Math"/>
                    <w:color w:val="EE0000"/>
                  </w:rPr>
                  <m:t xml:space="preserve">45.89 </m:t>
                </m:r>
                <m:d>
                  <m:dPr>
                    <m:ctrlPr>
                      <w:rPr>
                        <w:rFonts w:ascii="Cambria Math" w:eastAsia="BIZ UDPGothic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Gothic" w:hAnsi="Cambria Math"/>
                        <w:color w:val="EE0000"/>
                      </w:rPr>
                      <m:t>45.892</m:t>
                    </m:r>
                    <m:r>
                      <w:del w:id="23" w:author="須永大介" w:date="2026-01-06T20:09:00Z" w16du:dateUtc="2026-01-06T11:09:00Z">
                        <w:rPr>
                          <w:rFonts w:ascii="Cambria Math" w:eastAsia="BIZ UDPGothic" w:hAnsi="Cambria Math" w:hint="eastAsia"/>
                          <w:color w:val="EE0000"/>
                        </w:rPr>
                        <m:t>4</m:t>
                      </w:del>
                    </m:r>
                    <m:r>
                      <w:ins w:id="24" w:author="須永大介" w:date="2026-01-06T20:09:00Z" w16du:dateUtc="2026-01-06T11:09:00Z">
                        <w:rPr>
                          <w:rFonts w:ascii="Cambria Math" w:eastAsia="BIZ UDPGothic" w:hAnsi="Cambria Math" w:hint="eastAsia"/>
                          <w:color w:val="EE0000"/>
                        </w:rPr>
                        <m:t>38</m:t>
                      </w:ins>
                    </m:r>
                  </m:e>
                </m:d>
              </m:oMath>
            </m:oMathPara>
          </w:p>
        </w:tc>
      </w:tr>
      <w:tr w:rsidR="00965FC9" w14:paraId="072C8CF9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52AB201D" w14:textId="77777777" w:rsidR="00965FC9" w:rsidRDefault="00965FC9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（４）</w:t>
            </w:r>
          </w:p>
        </w:tc>
        <w:tc>
          <w:tcPr>
            <w:tcW w:w="3398" w:type="dxa"/>
            <w:vAlign w:val="center"/>
          </w:tcPr>
          <w:p w14:paraId="09FBDA52" w14:textId="77777777" w:rsidR="00965FC9" w:rsidRPr="007178B3" w:rsidRDefault="00965FC9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r>
              <w:rPr>
                <w:rFonts w:ascii="BIZ UDPGothic" w:eastAsia="BIZ UDPGothic" w:hAnsi="BIZ UDPGothic" w:hint="eastAsia"/>
                <w:color w:val="EE0000"/>
              </w:rPr>
              <w:t>③</w:t>
            </w:r>
          </w:p>
        </w:tc>
        <w:tc>
          <w:tcPr>
            <w:tcW w:w="1699" w:type="dxa"/>
            <w:vAlign w:val="center"/>
          </w:tcPr>
          <w:p w14:paraId="1DF330D7" w14:textId="77777777" w:rsidR="00965FC9" w:rsidRDefault="00965FC9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（５）</w:t>
            </w:r>
          </w:p>
        </w:tc>
        <w:tc>
          <w:tcPr>
            <w:tcW w:w="3399" w:type="dxa"/>
            <w:vAlign w:val="center"/>
          </w:tcPr>
          <w:p w14:paraId="15A572A9" w14:textId="77777777" w:rsidR="00965FC9" w:rsidRPr="007178B3" w:rsidRDefault="00965FC9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r>
              <w:rPr>
                <w:rFonts w:ascii="BIZ UDPGothic" w:eastAsia="BIZ UDPGothic" w:hAnsi="BIZ UDPGothic" w:hint="eastAsia"/>
                <w:color w:val="EE0000"/>
              </w:rPr>
              <w:t>①</w:t>
            </w:r>
          </w:p>
        </w:tc>
      </w:tr>
    </w:tbl>
    <w:p w14:paraId="5328DC2F" w14:textId="77777777" w:rsidR="00965FC9" w:rsidRPr="0065184E" w:rsidRDefault="00965FC9" w:rsidP="00965FC9">
      <w:pPr>
        <w:ind w:right="70"/>
        <w:rPr>
          <w:rFonts w:ascii="BIZ UDPGothic" w:eastAsia="BIZ UDPGothic" w:hAnsi="BIZ UDPGothic"/>
          <w:color w:val="EE0000"/>
          <w:sz w:val="18"/>
          <w:szCs w:val="18"/>
        </w:rPr>
      </w:pP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1問5点</w:t>
      </w:r>
    </w:p>
    <w:p w14:paraId="6193EBF6" w14:textId="77777777" w:rsidR="00965FC9" w:rsidRPr="000009E2" w:rsidRDefault="00965FC9" w:rsidP="00965FC9">
      <w:pPr>
        <w:ind w:right="70"/>
        <w:rPr>
          <w:rFonts w:ascii="BIZ UDPGothic" w:eastAsia="BIZ UDPGothic" w:hAnsi="BIZ UDPGothic"/>
          <w:color w:val="EE0000"/>
          <w:sz w:val="18"/>
          <w:szCs w:val="18"/>
        </w:rPr>
      </w:pP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※</w:t>
      </w:r>
      <w:r>
        <w:rPr>
          <w:rFonts w:ascii="BIZ UDPGothic" w:eastAsia="BIZ UDPGothic" w:hAnsi="BIZ UDPGothic" w:hint="eastAsia"/>
          <w:color w:val="EE0000"/>
          <w:sz w:val="18"/>
          <w:szCs w:val="18"/>
        </w:rPr>
        <w:t>（１）</w:t>
      </w: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(</w:t>
      </w:r>
      <w:r>
        <w:rPr>
          <w:rFonts w:ascii="BIZ UDPGothic" w:eastAsia="BIZ UDPGothic" w:hAnsi="BIZ UDPGothic" w:hint="eastAsia"/>
          <w:color w:val="EE0000"/>
          <w:sz w:val="18"/>
          <w:szCs w:val="18"/>
        </w:rPr>
        <w:t>３</w:t>
      </w: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)は両方正答で5点．部分点OK．</w:t>
      </w:r>
    </w:p>
    <w:p w14:paraId="64833EAB" w14:textId="77777777" w:rsidR="00965FC9" w:rsidRDefault="00965FC9" w:rsidP="0080567C">
      <w:pPr>
        <w:ind w:right="70"/>
        <w:rPr>
          <w:rFonts w:ascii="BIZ UDPGothic" w:eastAsia="BIZ UDPGothic" w:hAnsi="BIZ UDPGothic"/>
          <w:sz w:val="18"/>
          <w:szCs w:val="18"/>
        </w:rPr>
      </w:pPr>
    </w:p>
    <w:p w14:paraId="28DFA3B6" w14:textId="7449F2A5" w:rsidR="0082678B" w:rsidRDefault="0082678B" w:rsidP="0082678B">
      <w:pPr>
        <w:ind w:right="70"/>
        <w:rPr>
          <w:rFonts w:ascii="BIZ UDPGothic" w:eastAsia="BIZ UDPGothic" w:hAnsi="BIZ UDPGothic"/>
          <w:sz w:val="18"/>
          <w:szCs w:val="18"/>
        </w:rPr>
      </w:pPr>
      <w:r>
        <w:rPr>
          <w:rFonts w:ascii="BIZ UDPGothic" w:eastAsia="BIZ UDPGothic" w:hAnsi="BIZ UDPGothic" w:hint="eastAsia"/>
          <w:sz w:val="18"/>
          <w:szCs w:val="18"/>
        </w:rPr>
        <w:t>Q６　（</w:t>
      </w:r>
      <w:r w:rsidR="00482AF0">
        <w:rPr>
          <w:rFonts w:ascii="BIZ UDPGothic" w:eastAsia="BIZ UDPGothic" w:hAnsi="BIZ UDPGothic" w:hint="eastAsia"/>
          <w:sz w:val="18"/>
          <w:szCs w:val="18"/>
        </w:rPr>
        <w:t>50</w:t>
      </w:r>
      <w:r>
        <w:rPr>
          <w:rFonts w:ascii="BIZ UDPGothic" w:eastAsia="BIZ UDPGothic" w:hAnsi="BIZ UDPGothic" w:hint="eastAsia"/>
          <w:sz w:val="18"/>
          <w:szCs w:val="18"/>
        </w:rPr>
        <w:t>点）</w:t>
      </w:r>
    </w:p>
    <w:p w14:paraId="269840DB" w14:textId="77777777" w:rsidR="0082678B" w:rsidRDefault="0082678B" w:rsidP="0082678B">
      <w:pPr>
        <w:rPr>
          <w:rFonts w:ascii="BIZ UDPGothic" w:eastAsia="BIZ UDPGothic" w:hAnsi="BIZ UDPGothic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82678B" w14:paraId="10585E26" w14:textId="77777777" w:rsidTr="005B4801">
        <w:trPr>
          <w:trHeight w:val="794"/>
        </w:trPr>
        <w:tc>
          <w:tcPr>
            <w:tcW w:w="1699" w:type="dxa"/>
            <w:vAlign w:val="center"/>
          </w:tcPr>
          <w:p w14:paraId="39FCCCD4" w14:textId="77777777" w:rsidR="0082678B" w:rsidRDefault="0082678B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（１）</w:t>
            </w:r>
          </w:p>
          <w:p w14:paraId="324AAE7E" w14:textId="00A2AFF1" w:rsidR="0082678B" w:rsidRDefault="0082678B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帰無仮説</w:t>
            </w:r>
          </w:p>
        </w:tc>
        <w:tc>
          <w:tcPr>
            <w:tcW w:w="3398" w:type="dxa"/>
            <w:vAlign w:val="center"/>
          </w:tcPr>
          <w:p w14:paraId="1B77B1DE" w14:textId="030B5B5D" w:rsidR="0082678B" w:rsidRPr="0042115B" w:rsidRDefault="00BC2314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r w:rsidRPr="00BC2314">
              <w:rPr>
                <w:rFonts w:ascii="Cambria Math" w:eastAsia="BIZ UDPGothic" w:hAnsi="Cambria Math" w:cs="Cambria Math"/>
                <w:color w:val="EE0000"/>
              </w:rPr>
              <w:t>𝜇</w:t>
            </w:r>
            <w:r w:rsidRPr="00BC2314">
              <w:rPr>
                <w:rFonts w:ascii="BIZ UDPGothic" w:eastAsia="BIZ UDPGothic" w:hAnsi="BIZ UDPGothic"/>
                <w:color w:val="EE0000"/>
              </w:rPr>
              <w:t>=150</w:t>
            </w:r>
          </w:p>
        </w:tc>
        <w:tc>
          <w:tcPr>
            <w:tcW w:w="1699" w:type="dxa"/>
            <w:tcBorders>
              <w:bottom w:val="single" w:sz="4" w:space="0" w:color="auto"/>
            </w:tcBorders>
            <w:vAlign w:val="center"/>
          </w:tcPr>
          <w:p w14:paraId="59EF486B" w14:textId="77777777" w:rsidR="0082678B" w:rsidRDefault="0082678B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（１）</w:t>
            </w:r>
          </w:p>
          <w:p w14:paraId="4BBA289B" w14:textId="694A6903" w:rsidR="0082678B" w:rsidRDefault="0082678B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対立仮説</w:t>
            </w:r>
          </w:p>
        </w:tc>
        <w:tc>
          <w:tcPr>
            <w:tcW w:w="3399" w:type="dxa"/>
            <w:tcBorders>
              <w:bottom w:val="single" w:sz="4" w:space="0" w:color="auto"/>
            </w:tcBorders>
            <w:vAlign w:val="center"/>
          </w:tcPr>
          <w:p w14:paraId="3FB4A630" w14:textId="2EDE238B" w:rsidR="0082678B" w:rsidRPr="007178B3" w:rsidRDefault="00BB106D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r w:rsidRPr="00BB106D">
              <w:rPr>
                <w:rFonts w:ascii="Cambria Math" w:eastAsia="BIZ UDPGothic" w:hAnsi="Cambria Math" w:cs="Cambria Math"/>
                <w:color w:val="EE0000"/>
              </w:rPr>
              <w:t>𝜇</w:t>
            </w:r>
            <w:r w:rsidRPr="00BB106D">
              <w:rPr>
                <w:rFonts w:ascii="BIZ UDPGothic" w:eastAsia="BIZ UDPGothic" w:hAnsi="BIZ UDPGothic" w:hint="eastAsia"/>
                <w:color w:val="EE0000"/>
              </w:rPr>
              <w:t>≠</w:t>
            </w:r>
            <w:r w:rsidRPr="00BB106D">
              <w:rPr>
                <w:rFonts w:ascii="BIZ UDPGothic" w:eastAsia="BIZ UDPGothic" w:hAnsi="BIZ UDPGothic"/>
                <w:color w:val="EE0000"/>
              </w:rPr>
              <w:t>150</w:t>
            </w:r>
          </w:p>
        </w:tc>
      </w:tr>
      <w:tr w:rsidR="0082678B" w14:paraId="77EFBCA7" w14:textId="77777777" w:rsidTr="005B4801">
        <w:trPr>
          <w:trHeight w:val="794"/>
        </w:trPr>
        <w:tc>
          <w:tcPr>
            <w:tcW w:w="1699" w:type="dxa"/>
            <w:vAlign w:val="center"/>
          </w:tcPr>
          <w:p w14:paraId="5D2707A3" w14:textId="77777777" w:rsidR="0082678B" w:rsidRDefault="0082678B" w:rsidP="0082678B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（２）</w:t>
            </w:r>
          </w:p>
          <w:p w14:paraId="2920A20F" w14:textId="3CE548BE" w:rsidR="0082678B" w:rsidRDefault="0082678B" w:rsidP="0082678B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標本サイズ</w:t>
            </w:r>
          </w:p>
        </w:tc>
        <w:tc>
          <w:tcPr>
            <w:tcW w:w="3398" w:type="dxa"/>
            <w:vAlign w:val="center"/>
          </w:tcPr>
          <w:p w14:paraId="63F5F383" w14:textId="6FAD55F4" w:rsidR="0082678B" w:rsidRPr="007178B3" w:rsidRDefault="00BB106D" w:rsidP="00BB106D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r w:rsidRPr="00BB106D">
              <w:rPr>
                <w:rFonts w:ascii="Cambria Math" w:eastAsia="BIZ UDPGothic" w:hAnsi="Cambria Math" w:cs="Cambria Math"/>
                <w:color w:val="EE0000"/>
              </w:rPr>
              <w:t>𝑛</w:t>
            </w:r>
            <w:r w:rsidRPr="00BB106D">
              <w:rPr>
                <w:rFonts w:ascii="BIZ UDPGothic" w:eastAsia="BIZ UDPGothic" w:hAnsi="BIZ UDPGothic"/>
                <w:color w:val="EE0000"/>
              </w:rPr>
              <w:t>=</w:t>
            </w:r>
            <w:r>
              <w:rPr>
                <w:rFonts w:ascii="BIZ UDPGothic" w:eastAsia="BIZ UDPGothic" w:hAnsi="BIZ UDPGothic" w:hint="eastAsia"/>
                <w:color w:val="EE0000"/>
              </w:rPr>
              <w:t>10</w:t>
            </w:r>
          </w:p>
        </w:tc>
        <w:tc>
          <w:tcPr>
            <w:tcW w:w="1699" w:type="dxa"/>
            <w:tcBorders>
              <w:tl2br w:val="nil"/>
            </w:tcBorders>
            <w:vAlign w:val="center"/>
          </w:tcPr>
          <w:p w14:paraId="45361598" w14:textId="72E55E91" w:rsidR="0082678B" w:rsidRDefault="0082678B" w:rsidP="0082678B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</w:t>
            </w:r>
            <w:r w:rsidR="005B4801">
              <w:rPr>
                <w:rFonts w:ascii="BIZ UDPGothic" w:eastAsia="BIZ UDPGothic" w:hAnsi="BIZ UDPGothic" w:hint="eastAsia"/>
                <w:sz w:val="18"/>
                <w:szCs w:val="18"/>
              </w:rPr>
              <w:t>２</w:t>
            </w: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）</w:t>
            </w:r>
          </w:p>
          <w:p w14:paraId="6D8BCF2A" w14:textId="38714D7C" w:rsidR="0082678B" w:rsidRDefault="00B67A5F" w:rsidP="0082678B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B67A5F">
              <w:rPr>
                <w:rFonts w:ascii="BIZ UDPGothic" w:eastAsia="BIZ UDPGothic" w:hAnsi="BIZ UDPGothic" w:hint="eastAsia"/>
                <w:sz w:val="18"/>
                <w:szCs w:val="18"/>
              </w:rPr>
              <w:t>標本平均</w:t>
            </w:r>
          </w:p>
        </w:tc>
        <w:tc>
          <w:tcPr>
            <w:tcW w:w="3399" w:type="dxa"/>
            <w:tcBorders>
              <w:tl2br w:val="nil"/>
            </w:tcBorders>
            <w:vAlign w:val="center"/>
          </w:tcPr>
          <w:p w14:paraId="279771A6" w14:textId="67DFCD1E" w:rsidR="0082678B" w:rsidRPr="005B4801" w:rsidRDefault="00A44D9C" w:rsidP="0082678B">
            <w:pPr>
              <w:ind w:right="70"/>
              <w:jc w:val="center"/>
              <w:rPr>
                <w:rFonts w:ascii="BIZ UDPGothic" w:eastAsia="BIZ UDPGothic" w:hAnsi="BIZ UDPGothic"/>
                <w:i/>
                <w:iCs/>
                <w:color w:val="EE0000"/>
              </w:rPr>
            </w:pPr>
            <m:oMath>
              <m:acc>
                <m:accPr>
                  <m:chr m:val="̅"/>
                  <m:ctrlPr>
                    <w:rPr>
                      <w:rFonts w:ascii="Cambria Math" w:eastAsia="BIZ UDPGothic" w:hAnsi="Cambria Math"/>
                      <w:i/>
                      <w:iCs/>
                      <w:color w:val="EE0000"/>
                    </w:rPr>
                  </m:ctrlPr>
                </m:accPr>
                <m:e>
                  <m:r>
                    <w:rPr>
                      <w:rFonts w:ascii="Cambria Math" w:eastAsia="BIZ UDPGothic" w:hAnsi="Cambria Math"/>
                      <w:color w:val="EE0000"/>
                    </w:rPr>
                    <m:t>x</m:t>
                  </m:r>
                </m:e>
              </m:acc>
            </m:oMath>
            <w:r w:rsidR="00CA10BC" w:rsidRPr="007871C1">
              <w:rPr>
                <w:rFonts w:ascii="BIZ UDPGothic" w:eastAsia="BIZ UDPGothic" w:hAnsi="BIZ UDPGothic"/>
                <w:color w:val="EE0000"/>
              </w:rPr>
              <w:t>=</w:t>
            </w:r>
            <w:r w:rsidR="007871C1" w:rsidRPr="007871C1">
              <w:t xml:space="preserve"> </w:t>
            </w:r>
            <w:r w:rsidR="007871C1" w:rsidRPr="007871C1">
              <w:rPr>
                <w:rFonts w:ascii="BIZ UDPGothic" w:eastAsia="BIZ UDPGothic" w:hAnsi="BIZ UDPGothic"/>
                <w:color w:val="EE0000"/>
              </w:rPr>
              <w:t>1</w:t>
            </w:r>
            <w:r w:rsidR="00214764">
              <w:rPr>
                <w:rFonts w:ascii="BIZ UDPGothic" w:eastAsia="BIZ UDPGothic" w:hAnsi="BIZ UDPGothic" w:hint="eastAsia"/>
                <w:color w:val="EE0000"/>
              </w:rPr>
              <w:t>42</w:t>
            </w:r>
            <w:r w:rsidR="007871C1" w:rsidRPr="007871C1">
              <w:rPr>
                <w:rFonts w:ascii="BIZ UDPGothic" w:eastAsia="BIZ UDPGothic" w:hAnsi="BIZ UDPGothic"/>
                <w:color w:val="EE0000"/>
              </w:rPr>
              <w:t>.</w:t>
            </w:r>
            <w:r w:rsidR="00214764">
              <w:rPr>
                <w:rFonts w:ascii="BIZ UDPGothic" w:eastAsia="BIZ UDPGothic" w:hAnsi="BIZ UDPGothic" w:hint="eastAsia"/>
                <w:color w:val="EE0000"/>
              </w:rPr>
              <w:t>4</w:t>
            </w:r>
          </w:p>
        </w:tc>
      </w:tr>
      <w:tr w:rsidR="0082678B" w14:paraId="32C9E305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43253A38" w14:textId="77777777" w:rsidR="0082678B" w:rsidRDefault="0082678B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（３）</w:t>
            </w:r>
          </w:p>
          <w:p w14:paraId="06375163" w14:textId="4947825F" w:rsidR="0082678B" w:rsidRDefault="00052D68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標本</w:t>
            </w:r>
            <w:r w:rsidR="003A2FD6" w:rsidRPr="003A2FD6">
              <w:rPr>
                <w:rFonts w:ascii="BIZ UDPGothic" w:eastAsia="BIZ UDPGothic" w:hAnsi="BIZ UDPGothic" w:hint="eastAsia"/>
                <w:sz w:val="18"/>
                <w:szCs w:val="18"/>
              </w:rPr>
              <w:t>不偏分散</w:t>
            </w:r>
          </w:p>
        </w:tc>
        <w:tc>
          <w:tcPr>
            <w:tcW w:w="3398" w:type="dxa"/>
            <w:vAlign w:val="center"/>
          </w:tcPr>
          <w:p w14:paraId="1339EAAE" w14:textId="1DA5B2E4" w:rsidR="0082678B" w:rsidRPr="007178B3" w:rsidRDefault="00A44D9C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m:oMath>
              <m:acc>
                <m:accPr>
                  <m:ctrlPr>
                    <w:rPr>
                      <w:rFonts w:ascii="Cambria Math" w:eastAsia="BIZ UDPGothic" w:hAnsi="Cambria Math"/>
                      <w:i/>
                      <w:iCs/>
                      <w:color w:val="EE0000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eastAsia="BIZ UDPGothic" w:hAnsi="Cambria Math"/>
                          <w:i/>
                          <w:iCs/>
                          <w:color w:val="EE0000"/>
                        </w:rPr>
                      </m:ctrlPr>
                    </m:sSupPr>
                    <m:e>
                      <m:r>
                        <w:rPr>
                          <w:rFonts w:ascii="Cambria Math" w:eastAsia="BIZ UDPGothic" w:hAnsi="Cambria Math"/>
                          <w:color w:val="EE0000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="BIZ UDPGothic" w:hAnsi="Cambria Math"/>
                          <w:color w:val="EE0000"/>
                        </w:rPr>
                        <m:t>2</m:t>
                      </m:r>
                    </m:sup>
                  </m:sSup>
                </m:e>
              </m:acc>
            </m:oMath>
            <w:r w:rsidR="00F90822">
              <w:rPr>
                <w:rFonts w:ascii="BIZ UDPGothic" w:eastAsia="BIZ UDPGothic" w:hAnsi="BIZ UDPGothic" w:hint="eastAsia"/>
                <w:iCs/>
                <w:color w:val="EE0000"/>
              </w:rPr>
              <w:t>＝</w:t>
            </w:r>
            <w:r w:rsidR="009441D5">
              <w:rPr>
                <w:rFonts w:ascii="BIZ UDPGothic" w:eastAsia="BIZ UDPGothic" w:hAnsi="BIZ UDPGothic" w:hint="eastAsia"/>
                <w:iCs/>
                <w:color w:val="EE0000"/>
              </w:rPr>
              <w:t>34</w:t>
            </w:r>
            <w:r w:rsidR="00277B6E" w:rsidRPr="00277B6E">
              <w:rPr>
                <w:rFonts w:ascii="BIZ UDPGothic" w:eastAsia="BIZ UDPGothic" w:hAnsi="BIZ UDPGothic"/>
                <w:iCs/>
                <w:color w:val="EE0000"/>
              </w:rPr>
              <w:t>.</w:t>
            </w:r>
            <w:r w:rsidR="009441D5">
              <w:rPr>
                <w:rFonts w:ascii="BIZ UDPGothic" w:eastAsia="BIZ UDPGothic" w:hAnsi="BIZ UDPGothic" w:hint="eastAsia"/>
                <w:iCs/>
                <w:color w:val="EE0000"/>
              </w:rPr>
              <w:t>7111</w:t>
            </w:r>
          </w:p>
        </w:tc>
        <w:tc>
          <w:tcPr>
            <w:tcW w:w="1699" w:type="dxa"/>
            <w:vAlign w:val="center"/>
          </w:tcPr>
          <w:p w14:paraId="2FECD307" w14:textId="77777777" w:rsidR="0082678B" w:rsidRDefault="0082678B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（３）</w:t>
            </w:r>
          </w:p>
          <w:p w14:paraId="2B6887C4" w14:textId="5245A16C" w:rsidR="0082678B" w:rsidRDefault="00417365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417365">
              <w:rPr>
                <w:rFonts w:ascii="BIZ UDPGothic" w:eastAsia="BIZ UDPGothic" w:hAnsi="BIZ UDPGothic" w:hint="eastAsia"/>
                <w:sz w:val="18"/>
                <w:szCs w:val="18"/>
              </w:rPr>
              <w:t>標本標準偏差</w:t>
            </w:r>
          </w:p>
        </w:tc>
        <w:tc>
          <w:tcPr>
            <w:tcW w:w="3399" w:type="dxa"/>
            <w:vAlign w:val="center"/>
          </w:tcPr>
          <w:p w14:paraId="642D23F9" w14:textId="38AEB2FF" w:rsidR="0082678B" w:rsidRPr="007178B3" w:rsidRDefault="00A44D9C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BIZ UDPGothic" w:hAnsi="Cambria Math"/>
                      <w:i/>
                      <w:color w:val="EE0000"/>
                    </w:rPr>
                  </m:ctrlPr>
                </m:radPr>
                <m:deg/>
                <m:e>
                  <m:acc>
                    <m:accPr>
                      <m:ctrlPr>
                        <w:rPr>
                          <w:rFonts w:ascii="Cambria Math" w:eastAsia="BIZ UDPGothic" w:hAnsi="Cambria Math"/>
                          <w:i/>
                          <w:iCs/>
                          <w:color w:val="EE0000"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="BIZ UDPGothic" w:hAnsi="Cambria Math"/>
                              <w:i/>
                              <w:iCs/>
                              <w:color w:val="EE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BIZ UDPGothic" w:hAnsi="Cambria Math"/>
                              <w:color w:val="EE0000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="BIZ UDPGothic" w:hAnsi="Cambria Math"/>
                              <w:color w:val="EE0000"/>
                            </w:rPr>
                            <m:t>2</m:t>
                          </m:r>
                        </m:sup>
                      </m:sSup>
                    </m:e>
                  </m:acc>
                </m:e>
              </m:rad>
            </m:oMath>
            <w:r w:rsidR="00572ADE">
              <w:rPr>
                <w:rFonts w:ascii="BIZ UDPGothic" w:eastAsia="BIZ UDPGothic" w:hAnsi="BIZ UDPGothic" w:hint="eastAsia"/>
                <w:color w:val="EE0000"/>
              </w:rPr>
              <w:t>＝</w:t>
            </w:r>
            <w:r w:rsidR="00524EF4">
              <w:rPr>
                <w:rFonts w:ascii="BIZ UDPGothic" w:eastAsia="BIZ UDPGothic" w:hAnsi="BIZ UDPGothic" w:hint="eastAsia"/>
                <w:color w:val="EE0000"/>
              </w:rPr>
              <w:t>5.892</w:t>
            </w:r>
          </w:p>
        </w:tc>
      </w:tr>
      <w:tr w:rsidR="0082678B" w14:paraId="128D5B37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4DCDBEEF" w14:textId="77777777" w:rsidR="0082678B" w:rsidRDefault="0082678B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（４）</w:t>
            </w:r>
          </w:p>
          <w:p w14:paraId="06170F50" w14:textId="6FA23174" w:rsidR="005B4801" w:rsidRDefault="00BF02A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BF02A4">
              <w:rPr>
                <w:rFonts w:ascii="BIZ UDPGothic" w:eastAsia="BIZ UDPGothic" w:hAnsi="BIZ UDPGothic" w:hint="eastAsia"/>
                <w:sz w:val="18"/>
                <w:szCs w:val="18"/>
              </w:rPr>
              <w:t>自由度</w:t>
            </w:r>
          </w:p>
        </w:tc>
        <w:tc>
          <w:tcPr>
            <w:tcW w:w="3398" w:type="dxa"/>
            <w:vAlign w:val="center"/>
          </w:tcPr>
          <w:p w14:paraId="3DB31108" w14:textId="13A91659" w:rsidR="0082678B" w:rsidRPr="007178B3" w:rsidRDefault="001A3051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r>
              <w:rPr>
                <w:rFonts w:ascii="BIZ UDPGothic" w:eastAsia="BIZ UDPGothic" w:hAnsi="BIZ UDPGothic" w:hint="eastAsia"/>
                <w:color w:val="EE0000"/>
              </w:rPr>
              <w:t>9</w:t>
            </w:r>
          </w:p>
        </w:tc>
        <w:tc>
          <w:tcPr>
            <w:tcW w:w="1699" w:type="dxa"/>
            <w:vAlign w:val="center"/>
          </w:tcPr>
          <w:p w14:paraId="7C7DA594" w14:textId="77777777" w:rsidR="0082678B" w:rsidRDefault="0082678B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</w:t>
            </w:r>
            <w:r w:rsidR="005B4801">
              <w:rPr>
                <w:rFonts w:ascii="BIZ UDPGothic" w:eastAsia="BIZ UDPGothic" w:hAnsi="BIZ UDPGothic" w:hint="eastAsia"/>
                <w:sz w:val="18"/>
                <w:szCs w:val="18"/>
              </w:rPr>
              <w:t>４</w:t>
            </w: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）</w:t>
            </w:r>
          </w:p>
          <w:p w14:paraId="19A136C0" w14:textId="2C2865E9" w:rsidR="005B4801" w:rsidRDefault="00BC231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BC2314">
              <w:rPr>
                <w:rFonts w:ascii="BIZ UDPGothic" w:eastAsia="BIZ UDPGothic" w:hAnsi="BIZ UDPGothic" w:hint="eastAsia"/>
                <w:sz w:val="18"/>
                <w:szCs w:val="18"/>
              </w:rPr>
              <w:t>棄却域の臨界値</w:t>
            </w:r>
          </w:p>
        </w:tc>
        <w:tc>
          <w:tcPr>
            <w:tcW w:w="3399" w:type="dxa"/>
            <w:vAlign w:val="center"/>
          </w:tcPr>
          <w:p w14:paraId="58BE2B3B" w14:textId="14C537D1" w:rsidR="0082678B" w:rsidRPr="007178B3" w:rsidRDefault="001A3051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r>
              <w:rPr>
                <w:rFonts w:ascii="BIZ UDPGothic" w:eastAsia="BIZ UDPGothic" w:hAnsi="BIZ UDPGothic" w:hint="eastAsia"/>
                <w:color w:val="EE0000"/>
              </w:rPr>
              <w:t>2.262</w:t>
            </w:r>
          </w:p>
        </w:tc>
      </w:tr>
      <w:tr w:rsidR="005B4801" w14:paraId="44B68995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7D3DE654" w14:textId="508EBF7F" w:rsidR="005B4801" w:rsidRDefault="005B4801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（５）</w:t>
            </w:r>
          </w:p>
        </w:tc>
        <w:tc>
          <w:tcPr>
            <w:tcW w:w="3398" w:type="dxa"/>
            <w:vAlign w:val="center"/>
          </w:tcPr>
          <w:p w14:paraId="4ABA11B0" w14:textId="3FFC123B" w:rsidR="005B4801" w:rsidRPr="007178B3" w:rsidRDefault="00D9315B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r w:rsidRPr="00D9315B">
              <w:rPr>
                <w:rFonts w:ascii="BIZ UDPGothic" w:eastAsia="BIZ UDPGothic" w:hAnsi="BIZ UDPGothic"/>
                <w:color w:val="EE0000"/>
              </w:rPr>
              <w:t>−4.079</w:t>
            </w:r>
          </w:p>
        </w:tc>
        <w:tc>
          <w:tcPr>
            <w:tcW w:w="1699" w:type="dxa"/>
            <w:vAlign w:val="center"/>
          </w:tcPr>
          <w:p w14:paraId="5F455970" w14:textId="490E56E5" w:rsidR="005B4801" w:rsidRDefault="005B4801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（６）</w:t>
            </w:r>
          </w:p>
        </w:tc>
        <w:tc>
          <w:tcPr>
            <w:tcW w:w="3399" w:type="dxa"/>
            <w:vAlign w:val="center"/>
          </w:tcPr>
          <w:p w14:paraId="028508FD" w14:textId="0AC9CBDC" w:rsidR="005B4801" w:rsidRPr="007178B3" w:rsidRDefault="009C6A0D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r>
              <w:rPr>
                <w:rFonts w:ascii="BIZ UDPGothic" w:eastAsia="BIZ UDPGothic" w:hAnsi="BIZ UDPGothic" w:hint="eastAsia"/>
                <w:color w:val="EE0000"/>
              </w:rPr>
              <w:t>③</w:t>
            </w:r>
          </w:p>
        </w:tc>
      </w:tr>
    </w:tbl>
    <w:p w14:paraId="53F10C38" w14:textId="77777777" w:rsidR="0082678B" w:rsidRPr="0065184E" w:rsidRDefault="0082678B" w:rsidP="0082678B">
      <w:pPr>
        <w:ind w:right="70"/>
        <w:rPr>
          <w:rFonts w:ascii="BIZ UDPGothic" w:eastAsia="BIZ UDPGothic" w:hAnsi="BIZ UDPGothic"/>
          <w:color w:val="EE0000"/>
          <w:sz w:val="18"/>
          <w:szCs w:val="18"/>
        </w:rPr>
      </w:pP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1問5点</w:t>
      </w:r>
    </w:p>
    <w:p w14:paraId="070D67EB" w14:textId="77777777" w:rsidR="003F78D9" w:rsidRPr="00965FC9" w:rsidRDefault="003F78D9" w:rsidP="0080567C">
      <w:pPr>
        <w:ind w:right="70"/>
        <w:rPr>
          <w:rFonts w:ascii="BIZ UDPGothic" w:eastAsia="BIZ UDPGothic" w:hAnsi="BIZ UDPGothic"/>
          <w:sz w:val="18"/>
          <w:szCs w:val="18"/>
        </w:rPr>
      </w:pPr>
    </w:p>
    <w:sectPr w:rsidR="003F78D9" w:rsidRPr="00965FC9" w:rsidSect="0080567C">
      <w:headerReference w:type="even" r:id="rId8"/>
      <w:headerReference w:type="default" r:id="rId9"/>
      <w:headerReference w:type="first" r:id="rId10"/>
      <w:footerReference w:type="first" r:id="rId11"/>
      <w:pgSz w:w="11907" w:h="16839" w:code="9"/>
      <w:pgMar w:top="851" w:right="851" w:bottom="851" w:left="851" w:header="567" w:footer="283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E0189" w14:textId="77777777" w:rsidR="005E3262" w:rsidRDefault="005E3262" w:rsidP="003157B7">
      <w:r>
        <w:separator/>
      </w:r>
    </w:p>
  </w:endnote>
  <w:endnote w:type="continuationSeparator" w:id="0">
    <w:p w14:paraId="3FAE8B57" w14:textId="77777777" w:rsidR="005E3262" w:rsidRDefault="005E3262" w:rsidP="00315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GMaruGothicMPRO">
    <w:altName w:val="HG丸ｺﾞｼｯｸM-PRO"/>
    <w:panose1 w:val="020F0600000000000000"/>
    <w:charset w:val="80"/>
    <w:family w:val="swiss"/>
    <w:pitch w:val="variable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BIZ UDPGothic">
    <w:altName w:val="Yu Gothic"/>
    <w:panose1 w:val="020B0604020202020204"/>
    <w:charset w:val="80"/>
    <w:family w:val="modern"/>
    <w:pitch w:val="variable"/>
    <w:sig w:usb0="E00002F7" w:usb1="2AC7EDF8" w:usb2="00000012" w:usb3="00000000" w:csb0="0002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IZ UDPGothic" w:eastAsia="BIZ UDPGothic" w:hAnsi="BIZ UDPGothic"/>
      </w:rPr>
      <w:id w:val="1697663774"/>
      <w:docPartObj>
        <w:docPartGallery w:val="Page Numbers (Bottom of Page)"/>
        <w:docPartUnique/>
      </w:docPartObj>
    </w:sdtPr>
    <w:sdtEndPr/>
    <w:sdtContent>
      <w:p w14:paraId="0523DAB7" w14:textId="574357E0" w:rsidR="00926E98" w:rsidRPr="00926E98" w:rsidRDefault="00926E98">
        <w:pPr>
          <w:pStyle w:val="Footer"/>
          <w:jc w:val="center"/>
          <w:rPr>
            <w:rFonts w:ascii="BIZ UDPGothic" w:eastAsia="BIZ UDPGothic" w:hAnsi="BIZ UDPGothic"/>
          </w:rPr>
        </w:pPr>
        <w:r w:rsidRPr="00926E98">
          <w:rPr>
            <w:rFonts w:ascii="BIZ UDPGothic" w:eastAsia="BIZ UDPGothic" w:hAnsi="BIZ UDPGothic"/>
          </w:rPr>
          <w:fldChar w:fldCharType="begin"/>
        </w:r>
        <w:r w:rsidRPr="00926E98">
          <w:rPr>
            <w:rFonts w:ascii="BIZ UDPGothic" w:eastAsia="BIZ UDPGothic" w:hAnsi="BIZ UDPGothic"/>
          </w:rPr>
          <w:instrText>PAGE   \* MERGEFORMAT</w:instrText>
        </w:r>
        <w:r w:rsidRPr="00926E98">
          <w:rPr>
            <w:rFonts w:ascii="BIZ UDPGothic" w:eastAsia="BIZ UDPGothic" w:hAnsi="BIZ UDPGothic"/>
          </w:rPr>
          <w:fldChar w:fldCharType="separate"/>
        </w:r>
        <w:r w:rsidRPr="00926E98">
          <w:rPr>
            <w:rFonts w:ascii="BIZ UDPGothic" w:eastAsia="BIZ UDPGothic" w:hAnsi="BIZ UDPGothic"/>
            <w:lang w:val="ja-JP"/>
          </w:rPr>
          <w:t>2</w:t>
        </w:r>
        <w:r w:rsidRPr="00926E98">
          <w:rPr>
            <w:rFonts w:ascii="BIZ UDPGothic" w:eastAsia="BIZ UDPGothic" w:hAnsi="BIZ UDPGothic"/>
          </w:rPr>
          <w:fldChar w:fldCharType="end"/>
        </w:r>
      </w:p>
    </w:sdtContent>
  </w:sdt>
  <w:p w14:paraId="216A469E" w14:textId="77777777" w:rsidR="00926E98" w:rsidRPr="00926E98" w:rsidRDefault="00926E98">
    <w:pPr>
      <w:pStyle w:val="Footer"/>
      <w:rPr>
        <w:rFonts w:ascii="BIZ UDPGothic" w:eastAsia="BIZ UDPGothic" w:hAnsi="BIZ UDPGothi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0E4FC" w14:textId="77777777" w:rsidR="005E3262" w:rsidRDefault="005E3262" w:rsidP="003157B7">
      <w:r>
        <w:separator/>
      </w:r>
    </w:p>
  </w:footnote>
  <w:footnote w:type="continuationSeparator" w:id="0">
    <w:p w14:paraId="32D8E332" w14:textId="77777777" w:rsidR="005E3262" w:rsidRDefault="005E3262" w:rsidP="00315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5BE5A" w14:textId="5C74D847" w:rsidR="00014C29" w:rsidRPr="009D6748" w:rsidRDefault="00014C29" w:rsidP="009D6748">
    <w:pPr>
      <w:pStyle w:val="Header"/>
      <w:tabs>
        <w:tab w:val="clear" w:pos="4252"/>
        <w:tab w:val="clear" w:pos="8504"/>
        <w:tab w:val="center" w:pos="5103"/>
        <w:tab w:val="right" w:pos="10206"/>
      </w:tabs>
      <w:jc w:val="center"/>
      <w:rPr>
        <w:rFonts w:ascii="Arial" w:eastAsia="PMingLiU" w:hAnsi="Arial"/>
        <w:sz w:val="16"/>
      </w:rPr>
    </w:pPr>
    <w:r w:rsidRPr="00C80216">
      <w:rPr>
        <w:rFonts w:ascii="Arial" w:eastAsiaTheme="majorEastAsia" w:hAnsi="Arial"/>
        <w:lang w:eastAsia="zh-TW"/>
      </w:rPr>
      <w:t>201</w:t>
    </w:r>
    <w:r>
      <w:rPr>
        <w:rFonts w:ascii="Arial" w:eastAsiaTheme="majorEastAsia" w:hAnsi="Arial"/>
        <w:lang w:eastAsia="zh-TW"/>
      </w:rPr>
      <w:t>9</w:t>
    </w:r>
    <w:r w:rsidRPr="00C80216">
      <w:rPr>
        <w:rFonts w:ascii="Arial" w:eastAsiaTheme="majorEastAsia" w:hAnsi="Arial"/>
        <w:lang w:eastAsia="zh-TW"/>
      </w:rPr>
      <w:t>年度　統計学</w:t>
    </w:r>
    <w:r>
      <w:rPr>
        <w:rFonts w:ascii="Arial" w:eastAsiaTheme="majorEastAsia" w:hAnsi="Arial"/>
      </w:rPr>
      <w:t>B</w:t>
    </w:r>
    <w:r w:rsidRPr="00C80216">
      <w:rPr>
        <w:rFonts w:ascii="Arial" w:eastAsiaTheme="majorEastAsia" w:hAnsi="Arial" w:hint="eastAsia"/>
      </w:rPr>
      <w:t xml:space="preserve">　</w:t>
    </w:r>
    <w:r w:rsidRPr="00C80216">
      <w:rPr>
        <w:rFonts w:ascii="Arial" w:eastAsiaTheme="majorEastAsia" w:hAnsi="Arial"/>
        <w:lang w:eastAsia="zh-TW"/>
      </w:rPr>
      <w:t>期末試験</w:t>
    </w:r>
    <w:r>
      <w:rPr>
        <w:rFonts w:ascii="Arial" w:eastAsiaTheme="majorEastAsia" w:hAnsi="Arial" w:hint="eastAsia"/>
      </w:rPr>
      <w:t>【解答】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40234" w14:textId="19B94CC2" w:rsidR="00014C29" w:rsidRPr="005879A1" w:rsidRDefault="00014C29" w:rsidP="005879A1">
    <w:pPr>
      <w:pStyle w:val="Header"/>
      <w:tabs>
        <w:tab w:val="clear" w:pos="4252"/>
        <w:tab w:val="clear" w:pos="8504"/>
        <w:tab w:val="center" w:pos="5103"/>
        <w:tab w:val="right" w:pos="10206"/>
      </w:tabs>
      <w:jc w:val="center"/>
      <w:rPr>
        <w:rFonts w:ascii="Arial" w:eastAsia="PMingLiU" w:hAnsi="Arial"/>
        <w:sz w:val="16"/>
      </w:rPr>
    </w:pPr>
    <w:r w:rsidRPr="00C80216">
      <w:rPr>
        <w:rFonts w:ascii="Arial" w:eastAsiaTheme="majorEastAsia" w:hAnsi="Arial"/>
        <w:lang w:eastAsia="zh-TW"/>
      </w:rPr>
      <w:t>20</w:t>
    </w:r>
    <w:r w:rsidR="0080567C">
      <w:rPr>
        <w:rFonts w:ascii="Arial" w:eastAsiaTheme="majorEastAsia" w:hAnsi="Arial"/>
        <w:lang w:eastAsia="zh-TW"/>
      </w:rPr>
      <w:t>2</w:t>
    </w:r>
    <w:r w:rsidR="00AB0EFF">
      <w:rPr>
        <w:rFonts w:ascii="Arial" w:eastAsiaTheme="majorEastAsia" w:hAnsi="Arial" w:hint="eastAsia"/>
      </w:rPr>
      <w:t>5</w:t>
    </w:r>
    <w:r w:rsidRPr="00C80216">
      <w:rPr>
        <w:rFonts w:ascii="Arial" w:eastAsiaTheme="majorEastAsia" w:hAnsi="Arial"/>
        <w:lang w:eastAsia="zh-TW"/>
      </w:rPr>
      <w:t xml:space="preserve">年度　</w:t>
    </w:r>
    <w:r w:rsidR="00464D13" w:rsidRPr="00C80216">
      <w:rPr>
        <w:rFonts w:ascii="Arial" w:eastAsiaTheme="majorEastAsia" w:hAnsi="Arial"/>
        <w:lang w:eastAsia="zh-TW"/>
      </w:rPr>
      <w:t>統計学　期末試験</w:t>
    </w:r>
    <w:r w:rsidR="00464D13" w:rsidRPr="00E56A2F">
      <w:rPr>
        <w:rFonts w:ascii="Arial" w:eastAsiaTheme="majorEastAsia" w:hAnsi="Arial" w:hint="eastAsia"/>
        <w:color w:val="EE0000"/>
        <w:highlight w:val="yellow"/>
      </w:rPr>
      <w:t>対策問題</w:t>
    </w:r>
    <w:r w:rsidR="00464D13">
      <w:rPr>
        <w:rFonts w:ascii="Arial" w:eastAsiaTheme="majorEastAsia" w:hAnsi="Arial" w:hint="eastAsia"/>
      </w:rPr>
      <w:t xml:space="preserve">　【工学部クラス】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0F55B" w14:textId="46FE860C" w:rsidR="00014C29" w:rsidRPr="00926E98" w:rsidRDefault="00014C29" w:rsidP="00293A70">
    <w:pPr>
      <w:pStyle w:val="Header"/>
      <w:tabs>
        <w:tab w:val="clear" w:pos="4252"/>
        <w:tab w:val="clear" w:pos="8504"/>
        <w:tab w:val="center" w:pos="5103"/>
        <w:tab w:val="right" w:pos="10206"/>
      </w:tabs>
      <w:jc w:val="center"/>
      <w:rPr>
        <w:rFonts w:ascii="BIZ UDPGothic" w:eastAsia="BIZ UDPGothic" w:hAnsi="BIZ UDPGothic"/>
        <w:sz w:val="16"/>
        <w:lang w:eastAsia="zh-TW"/>
      </w:rPr>
    </w:pPr>
    <w:r w:rsidRPr="00926E98">
      <w:rPr>
        <w:rFonts w:ascii="BIZ UDPGothic" w:eastAsia="BIZ UDPGothic" w:hAnsi="BIZ UDPGothic"/>
        <w:lang w:eastAsia="zh-TW"/>
      </w:rPr>
      <w:t>20</w:t>
    </w:r>
    <w:r w:rsidR="00926E98" w:rsidRPr="00926E98">
      <w:rPr>
        <w:rFonts w:ascii="BIZ UDPGothic" w:eastAsia="BIZ UDPGothic" w:hAnsi="BIZ UDPGothic"/>
        <w:lang w:eastAsia="zh-TW"/>
      </w:rPr>
      <w:t>2</w:t>
    </w:r>
    <w:r w:rsidR="00926E98" w:rsidRPr="00926E98">
      <w:rPr>
        <w:rFonts w:ascii="BIZ UDPGothic" w:eastAsia="BIZ UDPGothic" w:hAnsi="BIZ UDPGothic" w:hint="eastAsia"/>
      </w:rPr>
      <w:t>2</w:t>
    </w:r>
    <w:r w:rsidRPr="00926E98">
      <w:rPr>
        <w:rFonts w:ascii="BIZ UDPGothic" w:eastAsia="BIZ UDPGothic" w:hAnsi="BIZ UDPGothic"/>
        <w:lang w:eastAsia="zh-TW"/>
      </w:rPr>
      <w:t>年度　統計学　期末試験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65E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D1D391C"/>
    <w:multiLevelType w:val="hybridMultilevel"/>
    <w:tmpl w:val="630C5020"/>
    <w:lvl w:ilvl="0" w:tplc="92A4122C">
      <w:start w:val="1"/>
      <w:numFmt w:val="decimal"/>
      <w:lvlText w:val="問%1."/>
      <w:lvlJc w:val="left"/>
      <w:pPr>
        <w:tabs>
          <w:tab w:val="num" w:pos="567"/>
        </w:tabs>
        <w:ind w:left="567" w:hanging="567"/>
      </w:pPr>
      <w:rPr>
        <w:rFonts w:asciiTheme="majorHAnsi" w:hAnsiTheme="majorHAnsi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0ECD12BA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F4A0CFC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2B192947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37D778EE"/>
    <w:multiLevelType w:val="hybridMultilevel"/>
    <w:tmpl w:val="A93E5B94"/>
    <w:lvl w:ilvl="0" w:tplc="3AE2589E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E44E21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4A9912AC"/>
    <w:multiLevelType w:val="hybridMultilevel"/>
    <w:tmpl w:val="F89C3840"/>
    <w:lvl w:ilvl="0" w:tplc="92A4122C">
      <w:start w:val="1"/>
      <w:numFmt w:val="decimal"/>
      <w:lvlText w:val="問%1."/>
      <w:lvlJc w:val="left"/>
      <w:pPr>
        <w:tabs>
          <w:tab w:val="num" w:pos="567"/>
        </w:tabs>
        <w:ind w:left="567" w:hanging="567"/>
      </w:pPr>
      <w:rPr>
        <w:rFonts w:asciiTheme="majorHAnsi" w:hAnsiTheme="majorHAnsi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674D50F7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75DB1DC0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78DE341B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566258048">
    <w:abstractNumId w:val="1"/>
  </w:num>
  <w:num w:numId="2" w16cid:durableId="389429455">
    <w:abstractNumId w:val="3"/>
  </w:num>
  <w:num w:numId="3" w16cid:durableId="1615550341">
    <w:abstractNumId w:val="0"/>
  </w:num>
  <w:num w:numId="4" w16cid:durableId="443841246">
    <w:abstractNumId w:val="4"/>
  </w:num>
  <w:num w:numId="5" w16cid:durableId="1518613860">
    <w:abstractNumId w:val="6"/>
  </w:num>
  <w:num w:numId="6" w16cid:durableId="1377436036">
    <w:abstractNumId w:val="5"/>
  </w:num>
  <w:num w:numId="7" w16cid:durableId="238369584">
    <w:abstractNumId w:val="7"/>
  </w:num>
  <w:num w:numId="8" w16cid:durableId="1421022958">
    <w:abstractNumId w:val="2"/>
  </w:num>
  <w:num w:numId="9" w16cid:durableId="671183058">
    <w:abstractNumId w:val="8"/>
  </w:num>
  <w:num w:numId="10" w16cid:durableId="251748060">
    <w:abstractNumId w:val="9"/>
  </w:num>
  <w:num w:numId="11" w16cid:durableId="364990230">
    <w:abstractNumId w:val="10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河野　洋">
    <w15:presenceInfo w15:providerId="AD" w15:userId="S::ykawano@reitaku-u.ac.jp::bf90bd03-5f39-4d55-b3c9-6923b5ab4599"/>
  </w15:person>
  <w15:person w15:author="須永大介">
    <w15:presenceInfo w15:providerId="AD" w15:userId="S::dsunaga@reitaku-u.ac.jp::afee7028-08f7-45fb-b56f-efe6c4357b0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bordersDoNotSurroundHeader/>
  <w:bordersDoNotSurroundFooter/>
  <w:proofState w:spelling="clean" w:grammar="dirty"/>
  <w:revisionView w:markup="0"/>
  <w:trackRevisions/>
  <w:defaultTabStop w:val="84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F98"/>
    <w:rsid w:val="00002262"/>
    <w:rsid w:val="000129C9"/>
    <w:rsid w:val="000137B6"/>
    <w:rsid w:val="000146F0"/>
    <w:rsid w:val="00014C29"/>
    <w:rsid w:val="00016B97"/>
    <w:rsid w:val="00022B33"/>
    <w:rsid w:val="0002390C"/>
    <w:rsid w:val="00034E93"/>
    <w:rsid w:val="00052D68"/>
    <w:rsid w:val="00070738"/>
    <w:rsid w:val="00075ABA"/>
    <w:rsid w:val="0007615E"/>
    <w:rsid w:val="000875A4"/>
    <w:rsid w:val="00092270"/>
    <w:rsid w:val="00094C4F"/>
    <w:rsid w:val="00097E64"/>
    <w:rsid w:val="000A1A83"/>
    <w:rsid w:val="000A25E9"/>
    <w:rsid w:val="000A35B6"/>
    <w:rsid w:val="000C6B4F"/>
    <w:rsid w:val="000D1546"/>
    <w:rsid w:val="000D3A88"/>
    <w:rsid w:val="000D6A8A"/>
    <w:rsid w:val="000E1C98"/>
    <w:rsid w:val="000F3D3C"/>
    <w:rsid w:val="00100D2D"/>
    <w:rsid w:val="00106FC9"/>
    <w:rsid w:val="0011073F"/>
    <w:rsid w:val="00123CED"/>
    <w:rsid w:val="00131D6F"/>
    <w:rsid w:val="00156AD5"/>
    <w:rsid w:val="00166015"/>
    <w:rsid w:val="00170E1E"/>
    <w:rsid w:val="00174057"/>
    <w:rsid w:val="0018537D"/>
    <w:rsid w:val="001A3051"/>
    <w:rsid w:val="001B20AA"/>
    <w:rsid w:val="001B3ABE"/>
    <w:rsid w:val="001B6BDA"/>
    <w:rsid w:val="001C3AE2"/>
    <w:rsid w:val="001E2FA8"/>
    <w:rsid w:val="001F2A9A"/>
    <w:rsid w:val="00201B79"/>
    <w:rsid w:val="002106CF"/>
    <w:rsid w:val="00213E31"/>
    <w:rsid w:val="00214764"/>
    <w:rsid w:val="002210AC"/>
    <w:rsid w:val="0022234B"/>
    <w:rsid w:val="00233101"/>
    <w:rsid w:val="00237C33"/>
    <w:rsid w:val="00243F5F"/>
    <w:rsid w:val="0025438A"/>
    <w:rsid w:val="002650DA"/>
    <w:rsid w:val="00265512"/>
    <w:rsid w:val="00270D7B"/>
    <w:rsid w:val="00277B6E"/>
    <w:rsid w:val="00284EFC"/>
    <w:rsid w:val="00290105"/>
    <w:rsid w:val="00290542"/>
    <w:rsid w:val="002935C8"/>
    <w:rsid w:val="00293A70"/>
    <w:rsid w:val="002959EC"/>
    <w:rsid w:val="002A0AA7"/>
    <w:rsid w:val="002A7BA6"/>
    <w:rsid w:val="002C24EE"/>
    <w:rsid w:val="002D0F28"/>
    <w:rsid w:val="002D31E9"/>
    <w:rsid w:val="002D46A7"/>
    <w:rsid w:val="002E0F1D"/>
    <w:rsid w:val="002E48AC"/>
    <w:rsid w:val="002E7630"/>
    <w:rsid w:val="002F167E"/>
    <w:rsid w:val="0031062E"/>
    <w:rsid w:val="00315422"/>
    <w:rsid w:val="003157B7"/>
    <w:rsid w:val="0032103B"/>
    <w:rsid w:val="003223E7"/>
    <w:rsid w:val="003241C5"/>
    <w:rsid w:val="00324E41"/>
    <w:rsid w:val="0032501B"/>
    <w:rsid w:val="00331070"/>
    <w:rsid w:val="0034057B"/>
    <w:rsid w:val="00347877"/>
    <w:rsid w:val="0036432B"/>
    <w:rsid w:val="003678C3"/>
    <w:rsid w:val="0037048D"/>
    <w:rsid w:val="0039642E"/>
    <w:rsid w:val="00396DB0"/>
    <w:rsid w:val="00397B42"/>
    <w:rsid w:val="003A2FD6"/>
    <w:rsid w:val="003B31AE"/>
    <w:rsid w:val="003B5063"/>
    <w:rsid w:val="003C3E0D"/>
    <w:rsid w:val="003D319F"/>
    <w:rsid w:val="003D6228"/>
    <w:rsid w:val="003D76A4"/>
    <w:rsid w:val="003E0C29"/>
    <w:rsid w:val="003E1C18"/>
    <w:rsid w:val="003E3923"/>
    <w:rsid w:val="003F0B06"/>
    <w:rsid w:val="003F6A1F"/>
    <w:rsid w:val="003F78D9"/>
    <w:rsid w:val="004034E2"/>
    <w:rsid w:val="004045AE"/>
    <w:rsid w:val="004053C4"/>
    <w:rsid w:val="00406368"/>
    <w:rsid w:val="00413C0B"/>
    <w:rsid w:val="00417365"/>
    <w:rsid w:val="00417D6C"/>
    <w:rsid w:val="004202BD"/>
    <w:rsid w:val="0042115B"/>
    <w:rsid w:val="00422FB8"/>
    <w:rsid w:val="00423B1C"/>
    <w:rsid w:val="0042523C"/>
    <w:rsid w:val="0042553B"/>
    <w:rsid w:val="00426C88"/>
    <w:rsid w:val="00435FF4"/>
    <w:rsid w:val="004427DE"/>
    <w:rsid w:val="00451C83"/>
    <w:rsid w:val="0045533B"/>
    <w:rsid w:val="00456D6B"/>
    <w:rsid w:val="0045718D"/>
    <w:rsid w:val="00457D83"/>
    <w:rsid w:val="0046396A"/>
    <w:rsid w:val="00464D13"/>
    <w:rsid w:val="00481499"/>
    <w:rsid w:val="00481945"/>
    <w:rsid w:val="00482AF0"/>
    <w:rsid w:val="004877F6"/>
    <w:rsid w:val="004878C8"/>
    <w:rsid w:val="00496828"/>
    <w:rsid w:val="00496908"/>
    <w:rsid w:val="004B0A5B"/>
    <w:rsid w:val="004B0BB7"/>
    <w:rsid w:val="004D413C"/>
    <w:rsid w:val="004D5BD3"/>
    <w:rsid w:val="004F6DA7"/>
    <w:rsid w:val="00503B44"/>
    <w:rsid w:val="005107C2"/>
    <w:rsid w:val="005141F8"/>
    <w:rsid w:val="005148A5"/>
    <w:rsid w:val="00521BCF"/>
    <w:rsid w:val="00524EF4"/>
    <w:rsid w:val="005303EA"/>
    <w:rsid w:val="00537067"/>
    <w:rsid w:val="005423CF"/>
    <w:rsid w:val="00543F84"/>
    <w:rsid w:val="005551AA"/>
    <w:rsid w:val="00572ADE"/>
    <w:rsid w:val="005776B4"/>
    <w:rsid w:val="005836A4"/>
    <w:rsid w:val="00584D2E"/>
    <w:rsid w:val="00586206"/>
    <w:rsid w:val="005879A1"/>
    <w:rsid w:val="00595A7D"/>
    <w:rsid w:val="005A1CB2"/>
    <w:rsid w:val="005A5D30"/>
    <w:rsid w:val="005B4801"/>
    <w:rsid w:val="005B533A"/>
    <w:rsid w:val="005B70D7"/>
    <w:rsid w:val="005D5171"/>
    <w:rsid w:val="005E3262"/>
    <w:rsid w:val="005E4ECF"/>
    <w:rsid w:val="005E5025"/>
    <w:rsid w:val="005E6D06"/>
    <w:rsid w:val="005E73D5"/>
    <w:rsid w:val="006017BE"/>
    <w:rsid w:val="00610ED0"/>
    <w:rsid w:val="00614820"/>
    <w:rsid w:val="00622309"/>
    <w:rsid w:val="00624B34"/>
    <w:rsid w:val="00650E4D"/>
    <w:rsid w:val="006603BC"/>
    <w:rsid w:val="00664841"/>
    <w:rsid w:val="00664877"/>
    <w:rsid w:val="00675BF5"/>
    <w:rsid w:val="0068183D"/>
    <w:rsid w:val="006840C8"/>
    <w:rsid w:val="006907F9"/>
    <w:rsid w:val="006A237F"/>
    <w:rsid w:val="006A32AC"/>
    <w:rsid w:val="006A38F3"/>
    <w:rsid w:val="006B7569"/>
    <w:rsid w:val="006C05D9"/>
    <w:rsid w:val="006D2575"/>
    <w:rsid w:val="006D732A"/>
    <w:rsid w:val="006D7371"/>
    <w:rsid w:val="006E236B"/>
    <w:rsid w:val="006F0496"/>
    <w:rsid w:val="006F3AA9"/>
    <w:rsid w:val="006F503A"/>
    <w:rsid w:val="006F6460"/>
    <w:rsid w:val="006F7172"/>
    <w:rsid w:val="007115F7"/>
    <w:rsid w:val="00725685"/>
    <w:rsid w:val="00730912"/>
    <w:rsid w:val="007338CB"/>
    <w:rsid w:val="007374C9"/>
    <w:rsid w:val="007406CB"/>
    <w:rsid w:val="00753B5B"/>
    <w:rsid w:val="00760862"/>
    <w:rsid w:val="00770240"/>
    <w:rsid w:val="00770FF8"/>
    <w:rsid w:val="007733CE"/>
    <w:rsid w:val="007871C1"/>
    <w:rsid w:val="007902B5"/>
    <w:rsid w:val="007A75F5"/>
    <w:rsid w:val="007A7C22"/>
    <w:rsid w:val="007B0D3D"/>
    <w:rsid w:val="007C5C27"/>
    <w:rsid w:val="007D08BF"/>
    <w:rsid w:val="007D3CBF"/>
    <w:rsid w:val="007E1626"/>
    <w:rsid w:val="007E3334"/>
    <w:rsid w:val="007E5D74"/>
    <w:rsid w:val="007E640E"/>
    <w:rsid w:val="007F69E5"/>
    <w:rsid w:val="008039E0"/>
    <w:rsid w:val="008050D7"/>
    <w:rsid w:val="0080567C"/>
    <w:rsid w:val="00806EB7"/>
    <w:rsid w:val="00807BB5"/>
    <w:rsid w:val="00810968"/>
    <w:rsid w:val="0081316F"/>
    <w:rsid w:val="0082678B"/>
    <w:rsid w:val="008333B1"/>
    <w:rsid w:val="008407BE"/>
    <w:rsid w:val="0084115F"/>
    <w:rsid w:val="008413FF"/>
    <w:rsid w:val="008467A7"/>
    <w:rsid w:val="008467F1"/>
    <w:rsid w:val="00846DEB"/>
    <w:rsid w:val="008614F5"/>
    <w:rsid w:val="008817F0"/>
    <w:rsid w:val="00886B94"/>
    <w:rsid w:val="008943AA"/>
    <w:rsid w:val="008A56EB"/>
    <w:rsid w:val="008B2794"/>
    <w:rsid w:val="008C7A32"/>
    <w:rsid w:val="008D558B"/>
    <w:rsid w:val="008D6C63"/>
    <w:rsid w:val="008E16B3"/>
    <w:rsid w:val="008E1E7C"/>
    <w:rsid w:val="008F0278"/>
    <w:rsid w:val="00900846"/>
    <w:rsid w:val="009076B1"/>
    <w:rsid w:val="0092260A"/>
    <w:rsid w:val="009256D7"/>
    <w:rsid w:val="00925B66"/>
    <w:rsid w:val="00926E98"/>
    <w:rsid w:val="00927E05"/>
    <w:rsid w:val="009441D5"/>
    <w:rsid w:val="00946E2E"/>
    <w:rsid w:val="009524EA"/>
    <w:rsid w:val="00965FC9"/>
    <w:rsid w:val="00981EB6"/>
    <w:rsid w:val="00990F0E"/>
    <w:rsid w:val="009944F3"/>
    <w:rsid w:val="009A1EC6"/>
    <w:rsid w:val="009A44C7"/>
    <w:rsid w:val="009C0B34"/>
    <w:rsid w:val="009C3ABD"/>
    <w:rsid w:val="009C5E42"/>
    <w:rsid w:val="009C6425"/>
    <w:rsid w:val="009C6A0D"/>
    <w:rsid w:val="009D6748"/>
    <w:rsid w:val="009E5438"/>
    <w:rsid w:val="009E630D"/>
    <w:rsid w:val="009F271A"/>
    <w:rsid w:val="00A15658"/>
    <w:rsid w:val="00A21877"/>
    <w:rsid w:val="00A44D9C"/>
    <w:rsid w:val="00A510AD"/>
    <w:rsid w:val="00A60240"/>
    <w:rsid w:val="00A626DA"/>
    <w:rsid w:val="00A6313F"/>
    <w:rsid w:val="00A80276"/>
    <w:rsid w:val="00A81E5B"/>
    <w:rsid w:val="00A8508A"/>
    <w:rsid w:val="00A9147C"/>
    <w:rsid w:val="00A92FCF"/>
    <w:rsid w:val="00AA1F76"/>
    <w:rsid w:val="00AA4481"/>
    <w:rsid w:val="00AB0EFF"/>
    <w:rsid w:val="00AB3873"/>
    <w:rsid w:val="00AB3AEA"/>
    <w:rsid w:val="00AB5F4A"/>
    <w:rsid w:val="00AB6DEE"/>
    <w:rsid w:val="00AC718A"/>
    <w:rsid w:val="00AD0FC3"/>
    <w:rsid w:val="00AD13A4"/>
    <w:rsid w:val="00AD43A8"/>
    <w:rsid w:val="00AD5059"/>
    <w:rsid w:val="00AD5879"/>
    <w:rsid w:val="00AE3764"/>
    <w:rsid w:val="00AF0770"/>
    <w:rsid w:val="00B017BB"/>
    <w:rsid w:val="00B01BC9"/>
    <w:rsid w:val="00B05213"/>
    <w:rsid w:val="00B05DEB"/>
    <w:rsid w:val="00B06DCE"/>
    <w:rsid w:val="00B11DBA"/>
    <w:rsid w:val="00B15BBF"/>
    <w:rsid w:val="00B205C7"/>
    <w:rsid w:val="00B241D4"/>
    <w:rsid w:val="00B253EC"/>
    <w:rsid w:val="00B2639A"/>
    <w:rsid w:val="00B26A7A"/>
    <w:rsid w:val="00B26D79"/>
    <w:rsid w:val="00B27C81"/>
    <w:rsid w:val="00B44E5B"/>
    <w:rsid w:val="00B4627C"/>
    <w:rsid w:val="00B47653"/>
    <w:rsid w:val="00B5687F"/>
    <w:rsid w:val="00B62ECC"/>
    <w:rsid w:val="00B64011"/>
    <w:rsid w:val="00B67A5F"/>
    <w:rsid w:val="00B70B28"/>
    <w:rsid w:val="00B9186D"/>
    <w:rsid w:val="00BA33C5"/>
    <w:rsid w:val="00BA4A60"/>
    <w:rsid w:val="00BA5B8F"/>
    <w:rsid w:val="00BA6A69"/>
    <w:rsid w:val="00BB106D"/>
    <w:rsid w:val="00BB652B"/>
    <w:rsid w:val="00BC2314"/>
    <w:rsid w:val="00BD6F0A"/>
    <w:rsid w:val="00BE0778"/>
    <w:rsid w:val="00BE2A31"/>
    <w:rsid w:val="00BF02A4"/>
    <w:rsid w:val="00BF2883"/>
    <w:rsid w:val="00C21EDF"/>
    <w:rsid w:val="00C31718"/>
    <w:rsid w:val="00C437C9"/>
    <w:rsid w:val="00C50E17"/>
    <w:rsid w:val="00C54F51"/>
    <w:rsid w:val="00C5684E"/>
    <w:rsid w:val="00C60B3C"/>
    <w:rsid w:val="00C76ECF"/>
    <w:rsid w:val="00C77F72"/>
    <w:rsid w:val="00C80216"/>
    <w:rsid w:val="00C82FE3"/>
    <w:rsid w:val="00C84A07"/>
    <w:rsid w:val="00C95E38"/>
    <w:rsid w:val="00C97D42"/>
    <w:rsid w:val="00CA04C8"/>
    <w:rsid w:val="00CA10BC"/>
    <w:rsid w:val="00CA2DF6"/>
    <w:rsid w:val="00CC09B4"/>
    <w:rsid w:val="00CD368A"/>
    <w:rsid w:val="00CF0005"/>
    <w:rsid w:val="00CF0E1A"/>
    <w:rsid w:val="00D008C0"/>
    <w:rsid w:val="00D0133C"/>
    <w:rsid w:val="00D0291E"/>
    <w:rsid w:val="00D0490A"/>
    <w:rsid w:val="00D12E35"/>
    <w:rsid w:val="00D1452E"/>
    <w:rsid w:val="00D14952"/>
    <w:rsid w:val="00D17604"/>
    <w:rsid w:val="00D202BA"/>
    <w:rsid w:val="00D34CD8"/>
    <w:rsid w:val="00D45B19"/>
    <w:rsid w:val="00D45B1E"/>
    <w:rsid w:val="00D50423"/>
    <w:rsid w:val="00D575EF"/>
    <w:rsid w:val="00D6158D"/>
    <w:rsid w:val="00D64E7A"/>
    <w:rsid w:val="00D84BA1"/>
    <w:rsid w:val="00D86C6B"/>
    <w:rsid w:val="00D92FA5"/>
    <w:rsid w:val="00D9315B"/>
    <w:rsid w:val="00D96B2C"/>
    <w:rsid w:val="00D97EA1"/>
    <w:rsid w:val="00DB251D"/>
    <w:rsid w:val="00DB7279"/>
    <w:rsid w:val="00DC33A1"/>
    <w:rsid w:val="00DC6AE9"/>
    <w:rsid w:val="00DC7821"/>
    <w:rsid w:val="00DD24C2"/>
    <w:rsid w:val="00DD34E2"/>
    <w:rsid w:val="00DD6829"/>
    <w:rsid w:val="00DF15CB"/>
    <w:rsid w:val="00E0701D"/>
    <w:rsid w:val="00E14C01"/>
    <w:rsid w:val="00E20036"/>
    <w:rsid w:val="00E25F59"/>
    <w:rsid w:val="00E3555C"/>
    <w:rsid w:val="00E519E4"/>
    <w:rsid w:val="00E52532"/>
    <w:rsid w:val="00E64F6C"/>
    <w:rsid w:val="00E66095"/>
    <w:rsid w:val="00E77A69"/>
    <w:rsid w:val="00E82DA6"/>
    <w:rsid w:val="00E82EC6"/>
    <w:rsid w:val="00E93820"/>
    <w:rsid w:val="00EB4CD3"/>
    <w:rsid w:val="00EB5450"/>
    <w:rsid w:val="00EC6B4A"/>
    <w:rsid w:val="00EF1AEA"/>
    <w:rsid w:val="00EF3445"/>
    <w:rsid w:val="00EF4297"/>
    <w:rsid w:val="00EF74C2"/>
    <w:rsid w:val="00F02008"/>
    <w:rsid w:val="00F02F98"/>
    <w:rsid w:val="00F110A9"/>
    <w:rsid w:val="00F1142A"/>
    <w:rsid w:val="00F13DDA"/>
    <w:rsid w:val="00F20601"/>
    <w:rsid w:val="00F314B3"/>
    <w:rsid w:val="00F46707"/>
    <w:rsid w:val="00F47A1A"/>
    <w:rsid w:val="00F524EA"/>
    <w:rsid w:val="00F57218"/>
    <w:rsid w:val="00F750FF"/>
    <w:rsid w:val="00F85BFD"/>
    <w:rsid w:val="00F90822"/>
    <w:rsid w:val="00F91FAD"/>
    <w:rsid w:val="00F95338"/>
    <w:rsid w:val="00FB5FDB"/>
    <w:rsid w:val="00FC04CE"/>
    <w:rsid w:val="00FC0AE6"/>
    <w:rsid w:val="00FC260A"/>
    <w:rsid w:val="00FD5B33"/>
    <w:rsid w:val="00FE3CB0"/>
    <w:rsid w:val="00FF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0B84D96"/>
  <w15:docId w15:val="{088D0460-4332-DC4C-A20B-FE79B9F62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E05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7877"/>
    <w:pPr>
      <w:keepNext/>
      <w:widowControl w:val="0"/>
      <w:jc w:val="both"/>
      <w:outlineLvl w:val="1"/>
    </w:pPr>
    <w:rPr>
      <w:rFonts w:ascii="Trebuchet MS" w:eastAsia="HGMaruGothicMPRO" w:hAnsi="Trebuchet MS" w:cstheme="majorBidi"/>
      <w:kern w:val="2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2F98"/>
    <w:pPr>
      <w:widowControl w:val="0"/>
      <w:jc w:val="both"/>
    </w:pPr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2F98"/>
    <w:rPr>
      <w:rFonts w:asciiTheme="majorHAnsi" w:eastAsiaTheme="majorEastAsia" w:hAnsiTheme="majorHAnsi" w:cstheme="majorBidi"/>
      <w:sz w:val="18"/>
      <w:szCs w:val="18"/>
    </w:rPr>
  </w:style>
  <w:style w:type="paragraph" w:styleId="ListParagraph">
    <w:name w:val="List Paragraph"/>
    <w:basedOn w:val="Normal"/>
    <w:uiPriority w:val="34"/>
    <w:qFormat/>
    <w:rsid w:val="00C80216"/>
    <w:pPr>
      <w:widowControl w:val="0"/>
      <w:ind w:leftChars="400" w:left="840"/>
      <w:jc w:val="both"/>
    </w:pPr>
    <w:rPr>
      <w:rFonts w:asciiTheme="majorHAnsi" w:eastAsiaTheme="majorEastAsia" w:hAnsiTheme="majorHAnsi" w:cstheme="minorBidi"/>
      <w:kern w:val="2"/>
      <w:sz w:val="21"/>
    </w:rPr>
  </w:style>
  <w:style w:type="paragraph" w:styleId="Header">
    <w:name w:val="header"/>
    <w:basedOn w:val="Normal"/>
    <w:link w:val="HeaderChar"/>
    <w:uiPriority w:val="99"/>
    <w:unhideWhenUsed/>
    <w:rsid w:val="003157B7"/>
    <w:pPr>
      <w:widowControl w:val="0"/>
      <w:tabs>
        <w:tab w:val="center" w:pos="4252"/>
        <w:tab w:val="right" w:pos="8504"/>
      </w:tabs>
      <w:snapToGrid w:val="0"/>
      <w:jc w:val="both"/>
    </w:pPr>
    <w:rPr>
      <w:rFonts w:eastAsiaTheme="minorEastAsia" w:cstheme="minorBidi"/>
      <w:kern w:val="2"/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3157B7"/>
  </w:style>
  <w:style w:type="paragraph" w:styleId="Footer">
    <w:name w:val="footer"/>
    <w:basedOn w:val="Normal"/>
    <w:link w:val="FooterChar"/>
    <w:uiPriority w:val="99"/>
    <w:unhideWhenUsed/>
    <w:rsid w:val="003157B7"/>
    <w:pPr>
      <w:widowControl w:val="0"/>
      <w:tabs>
        <w:tab w:val="center" w:pos="4252"/>
        <w:tab w:val="right" w:pos="8504"/>
      </w:tabs>
      <w:snapToGrid w:val="0"/>
      <w:jc w:val="both"/>
    </w:pPr>
    <w:rPr>
      <w:rFonts w:eastAsiaTheme="minorEastAsia" w:cstheme="minorBidi"/>
      <w:kern w:val="2"/>
      <w:sz w:val="21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3157B7"/>
  </w:style>
  <w:style w:type="character" w:styleId="PlaceholderText">
    <w:name w:val="Placeholder Text"/>
    <w:basedOn w:val="DefaultParagraphFont"/>
    <w:uiPriority w:val="99"/>
    <w:semiHidden/>
    <w:rsid w:val="007A7C22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624B34"/>
    <w:pPr>
      <w:spacing w:before="100" w:beforeAutospacing="1" w:after="100" w:afterAutospacing="1"/>
    </w:pPr>
    <w:rPr>
      <w:rFonts w:ascii="MS PGothic" w:eastAsia="MS PGothic" w:hAnsi="MS PGothic" w:cs="MS PGothic"/>
    </w:rPr>
  </w:style>
  <w:style w:type="table" w:styleId="TableGrid">
    <w:name w:val="Table Grid"/>
    <w:basedOn w:val="TableNormal"/>
    <w:uiPriority w:val="59"/>
    <w:rsid w:val="006F7172"/>
    <w:rPr>
      <w:rFonts w:ascii="Century" w:eastAsia="MS Mincho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47877"/>
    <w:rPr>
      <w:rFonts w:ascii="Trebuchet MS" w:eastAsia="HGMaruGothicMPRO" w:hAnsi="Trebuchet MS" w:cstheme="majorBidi"/>
      <w:sz w:val="22"/>
    </w:rPr>
  </w:style>
  <w:style w:type="paragraph" w:styleId="Revision">
    <w:name w:val="Revision"/>
    <w:hidden/>
    <w:uiPriority w:val="99"/>
    <w:semiHidden/>
    <w:rsid w:val="007374C9"/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77851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50982">
          <w:marLeft w:val="720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3522">
          <w:marLeft w:val="720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20074">
          <w:marLeft w:val="720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90684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06103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7690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69731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35650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066097">
          <w:marLeft w:val="547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42127">
          <w:marLeft w:val="547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75073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6400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99428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2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7791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5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A55DE-8B5E-437C-AAF3-54E0EB216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544</Words>
  <Characters>991</Characters>
  <Application>Microsoft Office Word</Application>
  <DocSecurity>0</DocSecurity>
  <Lines>165</Lines>
  <Paragraphs>191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LIJ</dc:creator>
  <cp:lastModifiedBy>河野　洋</cp:lastModifiedBy>
  <cp:revision>9</cp:revision>
  <cp:lastPrinted>2026-01-06T12:47:00Z</cp:lastPrinted>
  <dcterms:created xsi:type="dcterms:W3CDTF">2026-01-06T08:00:00Z</dcterms:created>
  <dcterms:modified xsi:type="dcterms:W3CDTF">2026-01-06T13:31:00Z</dcterms:modified>
</cp:coreProperties>
</file>