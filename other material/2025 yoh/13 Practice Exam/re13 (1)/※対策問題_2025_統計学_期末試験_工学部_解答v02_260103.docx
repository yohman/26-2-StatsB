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8937" w14:textId="77777777" w:rsidR="002A7BA6" w:rsidRDefault="002A7BA6">
      <w:pPr>
        <w:rPr>
          <w:rFonts w:ascii="BIZ UDPGothic" w:eastAsia="BIZ UDPGothic" w:hAnsi="BIZ UDPGothic"/>
          <w:sz w:val="18"/>
          <w:szCs w:val="18"/>
        </w:rPr>
      </w:pPr>
    </w:p>
    <w:p w14:paraId="05A155C8" w14:textId="77777777" w:rsidR="00D575EF" w:rsidRDefault="00D575EF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</w:p>
    <w:p w14:paraId="70979BC4" w14:textId="0BF308B2" w:rsidR="000A25E9" w:rsidRDefault="000A25E9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  <w:r>
        <w:rPr>
          <w:rFonts w:ascii="BIZ UDPGothic" w:eastAsia="BIZ UDPGothic" w:hAnsi="BIZ UDPGothic" w:hint="eastAsia"/>
          <w:color w:val="FF0000"/>
          <w:sz w:val="18"/>
          <w:szCs w:val="18"/>
        </w:rPr>
        <w:t>小数点以下桁数は指定なし</w:t>
      </w:r>
    </w:p>
    <w:p w14:paraId="174F3A2A" w14:textId="34431BAA" w:rsidR="000A25E9" w:rsidRPr="000A25E9" w:rsidRDefault="000A25E9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  <w:r>
        <w:rPr>
          <w:rFonts w:ascii="BIZ UDPGothic" w:eastAsia="BIZ UDPGothic" w:hAnsi="BIZ UDPGothic" w:hint="eastAsia"/>
          <w:color w:val="FF0000"/>
          <w:sz w:val="18"/>
          <w:szCs w:val="18"/>
        </w:rPr>
        <w:t>途中式（計算方法）が合っていればOK（計算ミスによる誤答等は適宜減点，小数点以下桁数による小さな誤差は減点なし）</w:t>
      </w:r>
    </w:p>
    <w:p w14:paraId="394CC8FB" w14:textId="77777777" w:rsidR="000A25E9" w:rsidRDefault="000A25E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E42BDF7" w14:textId="1AC50DF9" w:rsidR="00FD5B33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t>Q1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AD5059" w14:paraId="4A74AFA4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6363A818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  <w:p w14:paraId="585F2650" w14:textId="10C54BD9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9A1EC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9269" w:type="dxa"/>
            <w:gridSpan w:val="4"/>
            <w:vAlign w:val="center"/>
          </w:tcPr>
          <w:p w14:paraId="26BF132C" w14:textId="70718152" w:rsidR="00AD5059" w:rsidRPr="000A25E9" w:rsidRDefault="008506C1" w:rsidP="000A25E9">
            <w:pPr>
              <w:ind w:right="70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π</m:t>
                    </m:r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1-π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n-x</m:t>
                    </m:r>
                  </m:sup>
                </m:sSup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1-0.31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5-x</m:t>
                    </m:r>
                  </m:sup>
                </m:sSup>
              </m:oMath>
            </m:oMathPara>
          </w:p>
          <w:p w14:paraId="7E3B77ED" w14:textId="4F9B91E1" w:rsidR="000A25E9" w:rsidRPr="000A25E9" w:rsidRDefault="008506C1" w:rsidP="000A25E9">
            <w:pPr>
              <w:ind w:right="70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 xml:space="preserve"> 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0.31</m:t>
                      </m:r>
                    </m:e>
                  </m:d>
                </m:e>
                <m:sup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0.69</m:t>
                      </m:r>
                    </m:e>
                  </m:d>
                </m:e>
                <m:sup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5-x</m:t>
                  </m:r>
                </m:sup>
              </m:sSup>
            </m:oMath>
            <w:r w:rsidR="00D575EF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 xml:space="preserve"> も</w:t>
            </w:r>
            <w:r w:rsidR="000A25E9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正答</w:t>
            </w:r>
          </w:p>
        </w:tc>
      </w:tr>
      <w:tr w:rsidR="00AD5059" w14:paraId="1D3665BD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3A5A5417" w14:textId="627C7963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</w:tc>
        <w:tc>
          <w:tcPr>
            <w:tcW w:w="926" w:type="dxa"/>
            <w:vAlign w:val="center"/>
          </w:tcPr>
          <w:p w14:paraId="4641EB91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  <w:p w14:paraId="3658D4FE" w14:textId="1881F78A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3708" w:type="dxa"/>
            <w:vAlign w:val="center"/>
          </w:tcPr>
          <w:p w14:paraId="32103D23" w14:textId="6F9DEF64" w:rsidR="00AD5059" w:rsidRP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=nπ=5×0.31=1.55</m:t>
                </m:r>
              </m:oMath>
            </m:oMathPara>
          </w:p>
        </w:tc>
        <w:tc>
          <w:tcPr>
            <w:tcW w:w="927" w:type="dxa"/>
            <w:vAlign w:val="center"/>
          </w:tcPr>
          <w:p w14:paraId="089DC5D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3406254F" w14:textId="2F6C87CB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3708" w:type="dxa"/>
            <w:vAlign w:val="center"/>
          </w:tcPr>
          <w:p w14:paraId="23B2CB85" w14:textId="222EE158" w:rsidR="00AD5059" w:rsidRP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1-π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=5×0.31×0.69=1.0695</m:t>
                </m:r>
              </m:oMath>
            </m:oMathPara>
          </w:p>
        </w:tc>
      </w:tr>
      <w:tr w:rsidR="00AD5059" w14:paraId="504DD78C" w14:textId="77777777" w:rsidTr="00243F5F">
        <w:trPr>
          <w:trHeight w:val="1701"/>
        </w:trPr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699C9DF9" w14:textId="65921DD8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7396018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  <w:p w14:paraId="38655263" w14:textId="462019AB" w:rsidR="009A1EC6" w:rsidRDefault="009A1EC6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67CB8961" w14:textId="44EE7674" w:rsidR="00AD5059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x=0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0.69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p>
                </m:sSup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=0.1564…</m:t>
                </m:r>
              </m:oMath>
            </m:oMathPara>
          </w:p>
        </w:tc>
        <w:tc>
          <w:tcPr>
            <w:tcW w:w="927" w:type="dxa"/>
            <w:vAlign w:val="center"/>
          </w:tcPr>
          <w:p w14:paraId="7BDEBE52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  <w:p w14:paraId="06622BFA" w14:textId="5741B84C" w:rsidR="009A1EC6" w:rsidRDefault="009A1EC6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25C257E1" w14:textId="2E730FC7" w:rsidR="000A25E9" w:rsidRPr="000A25E9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x=3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=0.1418</m:t>
                </m:r>
              </m:oMath>
            </m:oMathPara>
          </w:p>
          <w:p w14:paraId="0E0F58EF" w14:textId="405A4FBA" w:rsidR="000A25E9" w:rsidRPr="00F85BFD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x=4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=0.0319</m:t>
                </m:r>
              </m:oMath>
            </m:oMathPara>
          </w:p>
          <w:p w14:paraId="69CD0ECC" w14:textId="030CBE57" w:rsidR="00F85BFD" w:rsidRPr="00F85BFD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x=5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=0.0029</m:t>
                </m:r>
              </m:oMath>
            </m:oMathPara>
          </w:p>
          <w:p w14:paraId="5CDACFCA" w14:textId="77777777" w:rsid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よって</w:t>
            </w:r>
          </w:p>
          <w:p w14:paraId="62CA4373" w14:textId="05789CDD" w:rsidR="000A25E9" w:rsidRPr="009F271A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b/>
                <w:bCs/>
                <w:color w:val="FF0000"/>
                <w:sz w:val="18"/>
                <w:szCs w:val="18"/>
                <w:u w:val="single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b/>
                        <w:bCs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b/>
                            <w:bCs/>
                            <w:i/>
                            <w:color w:val="FF0000"/>
                            <w:sz w:val="18"/>
                            <w:szCs w:val="18"/>
                            <w:u w:val="singl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  <w:u w:val="single"/>
                          </w:rPr>
                          <m:t>x≥3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=0.1766</m:t>
                </m:r>
              </m:oMath>
            </m:oMathPara>
          </w:p>
          <w:p w14:paraId="19C5B217" w14:textId="048DBE2D" w:rsidR="009F271A" w:rsidRPr="000A25E9" w:rsidRDefault="009F271A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あるいは</w:t>
            </w:r>
            <m:oMath>
              <m:r>
                <w:rPr>
                  <w:rFonts w:ascii="Cambria Math" w:eastAsia="BIZ UDPGothic" w:hAnsi="Cambria Math"/>
                  <w:color w:val="FF0000"/>
                  <w:sz w:val="18"/>
                  <w:szCs w:val="18"/>
                </w:rPr>
                <m:t>1-</m:t>
              </m:r>
              <m:func>
                <m:func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x&lt;3</m:t>
                      </m:r>
                    </m:e>
                  </m:d>
                </m:e>
              </m:func>
            </m:oMath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でも可</w:t>
            </w:r>
          </w:p>
        </w:tc>
      </w:tr>
    </w:tbl>
    <w:p w14:paraId="4230706B" w14:textId="3E15EE20" w:rsidR="00FD5B33" w:rsidRDefault="00FD5B33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A5D0B94" w14:textId="1B62EB65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2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AD5059" w14:paraId="55797E58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3EDC0B5B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</w:tc>
        <w:tc>
          <w:tcPr>
            <w:tcW w:w="926" w:type="dxa"/>
            <w:vAlign w:val="center"/>
          </w:tcPr>
          <w:p w14:paraId="60C849A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  <w:p w14:paraId="1AAC71C9" w14:textId="7EBF6C5A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DED6CA8" w14:textId="05DA8280" w:rsidR="00AD5059" w:rsidRPr="008A56EB" w:rsidRDefault="008A56EB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=nπ=30000×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5000</m:t>
                    </m:r>
                  </m:den>
                </m:f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=6</m:t>
                </m:r>
              </m:oMath>
            </m:oMathPara>
          </w:p>
        </w:tc>
        <w:tc>
          <w:tcPr>
            <w:tcW w:w="927" w:type="dxa"/>
            <w:vAlign w:val="center"/>
          </w:tcPr>
          <w:p w14:paraId="06708A0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286E4891" w14:textId="266CDA8F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2A608FCD" w14:textId="17D9ECF7" w:rsidR="00AD5059" w:rsidRDefault="008A56EB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=nπ=6</m:t>
                </m:r>
              </m:oMath>
            </m:oMathPara>
          </w:p>
        </w:tc>
      </w:tr>
      <w:tr w:rsidR="00AD5059" w14:paraId="45E9A223" w14:textId="77777777" w:rsidTr="00243F5F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3AEDD774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  <w:p w14:paraId="30F0CBC3" w14:textId="516F496B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9269" w:type="dxa"/>
            <w:gridSpan w:val="4"/>
            <w:vAlign w:val="center"/>
          </w:tcPr>
          <w:p w14:paraId="1BBD3D69" w14:textId="296710FC" w:rsidR="00AD5059" w:rsidRPr="008A56EB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-6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x!</m:t>
                    </m:r>
                  </m:den>
                </m:f>
              </m:oMath>
            </m:oMathPara>
          </w:p>
        </w:tc>
      </w:tr>
      <w:tr w:rsidR="00AD5059" w14:paraId="26B68A79" w14:textId="77777777" w:rsidTr="00243F5F">
        <w:trPr>
          <w:trHeight w:val="1701"/>
        </w:trPr>
        <w:tc>
          <w:tcPr>
            <w:tcW w:w="926" w:type="dxa"/>
            <w:tcBorders>
              <w:left w:val="single" w:sz="4" w:space="0" w:color="FFFFFF" w:themeColor="background1"/>
              <w:bottom w:val="nil"/>
            </w:tcBorders>
            <w:vAlign w:val="center"/>
          </w:tcPr>
          <w:p w14:paraId="2EFDED03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DF348B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  <w:p w14:paraId="5E7A4CD4" w14:textId="093A51CE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4336EA0" w14:textId="04F8B824" w:rsidR="008A56EB" w:rsidDel="00397B42" w:rsidRDefault="008A56EB" w:rsidP="00AD5059">
            <w:pPr>
              <w:ind w:right="70"/>
              <w:jc w:val="center"/>
              <w:rPr>
                <w:del w:id="0" w:author="須永大介" w:date="2026-01-03T15:39:00Z" w16du:dateUtc="2026-01-03T06:39:00Z"/>
                <w:rFonts w:ascii="BIZ UDPGothic" w:eastAsia="BIZ UDPGothic" w:hAnsi="BIZ UDPGothic"/>
                <w:color w:val="FF0000"/>
                <w:sz w:val="18"/>
                <w:szCs w:val="18"/>
              </w:rPr>
            </w:pPr>
            <w:del w:id="1" w:author="須永大介" w:date="2026-01-03T15:39:00Z" w16du:dateUtc="2026-01-03T06:39:00Z">
              <w:r w:rsidDel="00397B42">
                <w:rPr>
                  <w:rFonts w:ascii="BIZ UDPGothic" w:eastAsia="BIZ UDPGothic" w:hAnsi="BIZ UDPGothic" w:hint="eastAsia"/>
                  <w:color w:val="FF0000"/>
                  <w:sz w:val="18"/>
                  <w:szCs w:val="18"/>
                </w:rPr>
                <w:delText>ポアソン分布表より</w:delText>
              </w:r>
            </w:del>
          </w:p>
          <w:p w14:paraId="598A7363" w14:textId="033B7DAF" w:rsidR="00AD5059" w:rsidRPr="008A56EB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x=0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=0.002</m:t>
                </m:r>
              </m:oMath>
            </m:oMathPara>
          </w:p>
        </w:tc>
        <w:tc>
          <w:tcPr>
            <w:tcW w:w="927" w:type="dxa"/>
            <w:vAlign w:val="center"/>
          </w:tcPr>
          <w:p w14:paraId="2E9C8150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  <w:p w14:paraId="2F798CAF" w14:textId="45199ACD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75799375" w14:textId="25F4D958" w:rsidR="008A56EB" w:rsidDel="00397B42" w:rsidRDefault="008A56EB" w:rsidP="008A56EB">
            <w:pPr>
              <w:ind w:right="70"/>
              <w:jc w:val="center"/>
              <w:rPr>
                <w:del w:id="2" w:author="須永大介" w:date="2026-01-03T15:39:00Z" w16du:dateUtc="2026-01-03T06:39:00Z"/>
                <w:rFonts w:ascii="BIZ UDPGothic" w:eastAsia="BIZ UDPGothic" w:hAnsi="BIZ UDPGothic"/>
                <w:color w:val="FF0000"/>
                <w:sz w:val="18"/>
                <w:szCs w:val="18"/>
              </w:rPr>
            </w:pPr>
            <w:del w:id="3" w:author="須永大介" w:date="2026-01-03T15:39:00Z" w16du:dateUtc="2026-01-03T06:39:00Z">
              <w:r w:rsidDel="00397B42">
                <w:rPr>
                  <w:rFonts w:ascii="BIZ UDPGothic" w:eastAsia="BIZ UDPGothic" w:hAnsi="BIZ UDPGothic" w:hint="eastAsia"/>
                  <w:color w:val="FF0000"/>
                  <w:sz w:val="18"/>
                  <w:szCs w:val="18"/>
                </w:rPr>
                <w:delText>ポアソン分布表より</w:delText>
              </w:r>
            </w:del>
          </w:p>
          <w:p w14:paraId="6180D69F" w14:textId="40E36C54" w:rsidR="00AD5059" w:rsidRDefault="008506C1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x≤</m:t>
                        </m:r>
                        <m:r>
                          <w:del w:id="4" w:author="須永大介" w:date="2026-01-03T15:39:00Z" w16du:dateUtc="2026-01-03T06:39:00Z">
                            <w:rPr>
                              <w:rFonts w:ascii="Cambria Math" w:eastAsia="BIZ UDPGothic" w:hAnsi="Cambria Math"/>
                              <w:color w:val="FF0000"/>
                              <w:sz w:val="18"/>
                              <w:szCs w:val="18"/>
                            </w:rPr>
                            <m:t>5</m:t>
                          </w:del>
                        </m:r>
                        <m:r>
                          <w:ins w:id="5" w:author="須永大介" w:date="2026-01-03T15:38:00Z" w16du:dateUtc="2026-01-03T06:38:00Z">
                            <w:rPr>
                              <w:rFonts w:ascii="Cambria Math" w:eastAsia="BIZ UDPGothic" w:hAnsi="Cambria Math" w:hint="eastAsia"/>
                              <w:color w:val="FF0000"/>
                              <w:sz w:val="18"/>
                              <w:szCs w:val="18"/>
                            </w:rPr>
                            <m:t>1</m:t>
                          </w:ins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</m:t>
                </m:r>
                <m:r>
                  <w:del w:id="6" w:author="須永大介" w:date="2026-01-03T15:39:00Z" w16du:dateUtc="2026-01-03T06:39:00Z"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446</m:t>
                  </w:del>
                </m:r>
                <m:r>
                  <w:ins w:id="7" w:author="須永大介" w:date="2026-01-03T15:39:00Z" w16du:dateUtc="2026-01-03T06:39:00Z">
                    <w:rPr>
                      <w:rFonts w:ascii="Cambria Math" w:eastAsia="BIZ UDPGothic" w:hAnsi="Cambria Math" w:hint="eastAsia"/>
                      <w:color w:val="FF0000"/>
                      <w:sz w:val="18"/>
                      <w:szCs w:val="18"/>
                    </w:rPr>
                    <m:t>017</m:t>
                  </w:ins>
                </m:r>
              </m:oMath>
            </m:oMathPara>
          </w:p>
        </w:tc>
      </w:tr>
    </w:tbl>
    <w:p w14:paraId="419241A0" w14:textId="22EC5E0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A2D6C5F" w14:textId="77777777" w:rsidR="00243F5F" w:rsidRDefault="00243F5F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31761112" w14:textId="77777777" w:rsidR="00243F5F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6F4EC4DE" w:rsidR="00243F5F" w:rsidRDefault="00243F5F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5EC582BC" w14:textId="083C98A9" w:rsidR="00AE3764" w:rsidRDefault="00AE3764" w:rsidP="00AE3764">
      <w:pPr>
        <w:ind w:right="70"/>
        <w:rPr>
          <w:rFonts w:ascii="BIZ UDPGothic" w:eastAsia="BIZ UDPGothic" w:hAnsi="BIZ UDPGothic"/>
          <w:sz w:val="18"/>
          <w:szCs w:val="18"/>
        </w:rPr>
      </w:pP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>Q</w:t>
      </w:r>
      <w:r w:rsidRPr="00B05DEB">
        <w:rPr>
          <w:rFonts w:ascii="BIZ UDPGothic" w:eastAsia="BIZ UDPGothic" w:hAnsi="BIZ UDPGothic"/>
          <w:sz w:val="18"/>
          <w:szCs w:val="18"/>
          <w:highlight w:val="yellow"/>
        </w:rPr>
        <w:t>3</w:t>
      </w: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 xml:space="preserve">　（10点）</w:t>
      </w:r>
    </w:p>
    <w:p w14:paraId="5A35453B" w14:textId="77777777" w:rsidR="00AE3764" w:rsidRDefault="00AE3764" w:rsidP="00AE3764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AE3764" w14:paraId="31B5CF0C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8ADC798" w14:textId="77777777" w:rsidR="00AE3764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DCEDFEB" w14:textId="7BAEA199" w:rsidR="00AE3764" w:rsidRPr="00823DEF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0.4412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34</m:t>
                        </m:r>
                      </m:den>
                    </m:f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>or</m:t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204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14712213" w14:textId="77777777" w:rsidR="00AE3764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334F55D" w14:textId="63E18166" w:rsidR="00AE3764" w:rsidRPr="00823DEF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rPr>
                    <w:rFonts w:ascii="Cambria Math" w:eastAsia="BIZ UDPGothic" w:hAnsi="Cambria Math" w:hint="eastAsia"/>
                    <w:color w:val="EE0000"/>
                  </w:rPr>
                  <m:t>4</m:t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 w:hint="eastAsia"/>
                            <w:color w:val="EE000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or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 w:hint="eastAsia"/>
                            <w:color w:val="EE000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20</m:t>
                        </m:r>
                      </m:den>
                    </m:f>
                  </m:e>
                </m:d>
              </m:oMath>
            </m:oMathPara>
          </w:p>
        </w:tc>
      </w:tr>
    </w:tbl>
    <w:p w14:paraId="5A717A31" w14:textId="77777777" w:rsidR="00AE3764" w:rsidRPr="0065184E" w:rsidRDefault="00AE3764" w:rsidP="00AE3764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4E69A223" w14:textId="77777777" w:rsidR="00AE3764" w:rsidRPr="00823DEF" w:rsidRDefault="00AE3764" w:rsidP="00AE3764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分数回答の場合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は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約分していなくても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6AF250A1" w14:textId="77777777" w:rsidR="00243F5F" w:rsidRPr="00AE3764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4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64"/>
        <w:gridCol w:w="3708"/>
        <w:gridCol w:w="927"/>
        <w:gridCol w:w="3708"/>
      </w:tblGrid>
      <w:tr w:rsidR="00A92FCF" w14:paraId="47704479" w14:textId="77777777" w:rsidTr="005423CF">
        <w:trPr>
          <w:trHeight w:val="794"/>
        </w:trPr>
        <w:tc>
          <w:tcPr>
            <w:tcW w:w="988" w:type="dxa"/>
            <w:vAlign w:val="center"/>
          </w:tcPr>
          <w:p w14:paraId="38CC857C" w14:textId="77777777" w:rsidR="00A92FCF" w:rsidRDefault="00A92FCF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4572" w:type="dxa"/>
            <w:gridSpan w:val="2"/>
            <w:vAlign w:val="center"/>
          </w:tcPr>
          <w:p w14:paraId="1929AEA8" w14:textId="089E85CD" w:rsidR="00A92FCF" w:rsidRPr="006B7569" w:rsidRDefault="009E5438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6B7569">
              <w:rPr>
                <w:rFonts w:ascii="BIZ UDPGothic" w:eastAsia="BIZ UDPGothic" w:hAnsi="BIZ UDPGothic" w:hint="eastAsia"/>
                <w:color w:val="EE0000"/>
              </w:rPr>
              <w:t>6</w:t>
            </w:r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>.</w:t>
            </w:r>
            <w:r w:rsidR="00F57218" w:rsidRPr="006B7569">
              <w:rPr>
                <w:rFonts w:ascii="BIZ UDPGothic" w:eastAsia="BIZ UDPGothic" w:hAnsi="BIZ UDPGothic" w:hint="eastAsia"/>
                <w:color w:val="EE0000"/>
              </w:rPr>
              <w:t>68</w:t>
            </w:r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 xml:space="preserve">　％</w:t>
            </w:r>
          </w:p>
        </w:tc>
        <w:tc>
          <w:tcPr>
            <w:tcW w:w="927" w:type="dxa"/>
            <w:vAlign w:val="center"/>
          </w:tcPr>
          <w:p w14:paraId="6F1E16E1" w14:textId="77777777" w:rsidR="00A92FCF" w:rsidRPr="006B7569" w:rsidRDefault="00A92FCF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708" w:type="dxa"/>
            <w:vAlign w:val="center"/>
          </w:tcPr>
          <w:p w14:paraId="7060AA40" w14:textId="3A89AF01" w:rsidR="00A92FCF" w:rsidRPr="006B7569" w:rsidRDefault="00F57218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6B7569">
              <w:rPr>
                <w:rFonts w:ascii="BIZ UDPGothic" w:eastAsia="BIZ UDPGothic" w:hAnsi="BIZ UDPGothic" w:hint="eastAsia"/>
                <w:color w:val="EE0000"/>
              </w:rPr>
              <w:t>77</w:t>
            </w:r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 xml:space="preserve">　点以上</w:t>
            </w:r>
          </w:p>
        </w:tc>
      </w:tr>
      <w:tr w:rsidR="002A7BA6" w14:paraId="3953749C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3266F904" w14:textId="34C778BB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4202BD">
              <w:rPr>
                <w:rFonts w:ascii="BIZ UDPGothic" w:eastAsia="BIZ UDPGothic" w:hAnsi="BIZ UDPGothic" w:hint="eastAsia"/>
                <w:sz w:val="18"/>
                <w:szCs w:val="18"/>
              </w:rPr>
              <w:t>3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41FAD3B9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740B7ADA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平均</w:t>
            </w:r>
          </w:p>
          <w:p w14:paraId="336BE871" w14:textId="2BF0752F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(２点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A04CFAA" w14:textId="0961BC90" w:rsidR="002A7BA6" w:rsidRPr="006B7569" w:rsidRDefault="008506C1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=59</m:t>
                </m:r>
              </m:oMath>
            </m:oMathPara>
          </w:p>
        </w:tc>
        <w:tc>
          <w:tcPr>
            <w:tcW w:w="927" w:type="dxa"/>
            <w:vAlign w:val="center"/>
          </w:tcPr>
          <w:p w14:paraId="55386CBE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184EAE68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359F9C41" w14:textId="1B07CF47" w:rsidR="00270D7B" w:rsidRPr="006B7569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4"/>
                <w:szCs w:val="14"/>
              </w:rPr>
              <w:t>(３点</w:t>
            </w:r>
            <w:r w:rsidRPr="006B7569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09EBE240" w14:textId="6008E0BD" w:rsidR="002A7BA6" w:rsidRPr="006B7569" w:rsidRDefault="008506C1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</m:den>
                </m:f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BIZ UDPGothic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BIZ UDPGothic" w:hAnsi="Cambria Math"/>
                                <w:color w:val="FF0000"/>
                                <w:sz w:val="18"/>
                                <w:szCs w:val="1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=536</m:t>
                </m:r>
              </m:oMath>
            </m:oMathPara>
          </w:p>
        </w:tc>
      </w:tr>
      <w:tr w:rsidR="002A7BA6" w14:paraId="3FADD348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50D2E1DC" w14:textId="7BC4BD86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4202BD">
              <w:rPr>
                <w:rFonts w:ascii="BIZ UDPGothic" w:eastAsia="BIZ UDPGothic" w:hAnsi="BIZ UDPGothic" w:hint="eastAsia"/>
                <w:sz w:val="18"/>
                <w:szCs w:val="18"/>
              </w:rPr>
              <w:t>4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  <w:p w14:paraId="51AD69D3" w14:textId="054189FB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9207" w:type="dxa"/>
            <w:gridSpan w:val="4"/>
            <w:vAlign w:val="center"/>
          </w:tcPr>
          <w:p w14:paraId="6EBF65B5" w14:textId="28F0878E" w:rsidR="002A7BA6" w:rsidRPr="006B7569" w:rsidRDefault="008506C1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n-1</m:t>
                    </m:r>
                  </m:den>
                </m:f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BIZ UDPGothic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BIZ UDPGothic" w:hAnsi="Cambria Math"/>
                                <w:color w:val="FF0000"/>
                                <w:sz w:val="18"/>
                                <w:szCs w:val="1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=670</m:t>
                </m:r>
              </m:oMath>
            </m:oMathPara>
          </w:p>
        </w:tc>
      </w:tr>
      <w:tr w:rsidR="002A7BA6" w14:paraId="2BA9F187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467CFE3B" w14:textId="20B460E4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02390C">
              <w:rPr>
                <w:rFonts w:ascii="BIZ UDPGothic" w:eastAsia="BIZ UDPGothic" w:hAnsi="BIZ UDPGothic" w:hint="eastAsia"/>
                <w:sz w:val="18"/>
                <w:szCs w:val="18"/>
              </w:rPr>
              <w:t>5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0DE1E28F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下限値</w:t>
            </w:r>
          </w:p>
          <w:p w14:paraId="4431FB52" w14:textId="2DBD3F8C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0D0F49EF" w14:textId="27876E60" w:rsidR="005303EA" w:rsidRPr="006B7569" w:rsidRDefault="005303EA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t分布表より</w:t>
            </w:r>
            <m:oMath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0.025</m:t>
                  </m:r>
                </m:sub>
              </m:sSub>
              <m:d>
                <m:d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4</m:t>
                  </m:r>
                </m:e>
              </m:d>
              <m:r>
                <w:rPr>
                  <w:rFonts w:ascii="Cambria Math" w:eastAsia="BIZ UDPGothic" w:hAnsi="Cambria Math"/>
                  <w:color w:val="FF0000"/>
                  <w:sz w:val="18"/>
                  <w:szCs w:val="18"/>
                </w:rPr>
                <m:t>=2.7764</m:t>
              </m:r>
            </m:oMath>
          </w:p>
          <w:p w14:paraId="1E941418" w14:textId="4772FFB8" w:rsidR="005303EA" w:rsidRPr="006B7569" w:rsidRDefault="002D31E9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59-2.7764</m:t>
                </m:r>
                <m:rad>
                  <m:radPr>
                    <m:deg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670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ra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&lt;</m:t>
                </m:r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&lt;59+2.7764</m:t>
                </m:r>
                <m:rad>
                  <m:radPr>
                    <m:deg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670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rad>
              </m:oMath>
            </m:oMathPara>
          </w:p>
          <w:p w14:paraId="6949C6C5" w14:textId="2EE7A8F8" w:rsidR="002A7BA6" w:rsidRPr="006B7569" w:rsidRDefault="002D31E9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26.860</m:t>
                </m:r>
                <m:r>
                  <w:rPr>
                    <w:rFonts w:ascii="Cambria Math" w:eastAsia="BIZ UDPGothic" w:hAnsi="Cambria Math" w:hint="eastAsia"/>
                    <w:color w:val="FF0000"/>
                    <w:sz w:val="18"/>
                    <w:szCs w:val="18"/>
                    <w:u w:val="single"/>
                  </w:rPr>
                  <m:t>9</m:t>
                </m:r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&lt;</m:t>
                </m:r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4C3E64C5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上限値</w:t>
            </w:r>
          </w:p>
          <w:p w14:paraId="4E5B65D5" w14:textId="10ACAE63" w:rsidR="00270D7B" w:rsidRPr="006B7569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6B7569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66D59B0B" w14:textId="737C5B49" w:rsidR="00C50E17" w:rsidRPr="006B7569" w:rsidRDefault="008506C1" w:rsidP="00C50E17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x</m:t>
                    </m:r>
                  </m:sub>
                </m:sSub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&lt;</m:t>
                </m:r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91.1392</m:t>
                </m:r>
              </m:oMath>
            </m:oMathPara>
          </w:p>
        </w:tc>
      </w:tr>
    </w:tbl>
    <w:p w14:paraId="5C271740" w14:textId="77777777" w:rsidR="005B70D7" w:rsidRPr="000009E2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（３）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５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62B3D71A" w14:textId="77777777" w:rsidR="005B70D7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（１）（２）は小数点でも（部分点）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284FED05" w14:textId="77777777" w:rsidR="005B70D7" w:rsidRPr="007178B3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>
        <w:rPr>
          <w:rFonts w:ascii="BIZ UDPGothic" w:eastAsia="BIZ UDPGothic" w:hAnsi="BIZ UDPGothic" w:hint="eastAsia"/>
          <w:color w:val="EE0000"/>
          <w:sz w:val="18"/>
          <w:szCs w:val="18"/>
        </w:rPr>
        <w:t>※（５）はExcelでの計算値と誤差が出るので注意．</w:t>
      </w:r>
    </w:p>
    <w:p w14:paraId="0EF30FF9" w14:textId="77777777" w:rsidR="00AD5059" w:rsidRPr="005B70D7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026398F" w14:textId="77777777" w:rsidR="003F78D9" w:rsidRDefault="003F78D9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1A08231B" w14:textId="64CCCECB" w:rsidR="00965FC9" w:rsidRDefault="00965FC9" w:rsidP="00965FC9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lastRenderedPageBreak/>
        <w:t>Q5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5377563" w14:textId="77777777" w:rsidR="00965FC9" w:rsidRDefault="00965FC9" w:rsidP="00965FC9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965FC9" w14:paraId="7C6224AF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B9F21BD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2DE5A81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3C843A0E" w14:textId="77777777" w:rsidR="00965FC9" w:rsidRDefault="00421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42115B">
              <w:rPr>
                <w:rFonts w:ascii="BIZ UDPGothic" w:eastAsia="BIZ UDPGothic" w:hAnsi="BIZ UDPGothic" w:hint="eastAsia"/>
                <w:color w:val="EE0000"/>
              </w:rPr>
              <w:t>アイスクリーム・シャーベット</w:t>
            </w:r>
          </w:p>
          <w:p w14:paraId="4742D0AB" w14:textId="31F19D43" w:rsidR="0042115B" w:rsidRPr="0042115B" w:rsidRDefault="00421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への支出金額</w:t>
            </w:r>
          </w:p>
        </w:tc>
        <w:tc>
          <w:tcPr>
            <w:tcW w:w="1699" w:type="dxa"/>
            <w:vAlign w:val="center"/>
          </w:tcPr>
          <w:p w14:paraId="694C06BC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4AB599A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C9933B9" w14:textId="59E5862B" w:rsidR="00965FC9" w:rsidRPr="007178B3" w:rsidRDefault="00324E4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月別平均気温</w:t>
            </w:r>
          </w:p>
        </w:tc>
      </w:tr>
      <w:tr w:rsidR="00965FC9" w14:paraId="782FFED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C263DAA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421898C5" w14:textId="69F4EA1F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rPr>
                    <w:rFonts w:ascii="Cambria Math" w:eastAsia="BIZ UDPGothic" w:hAnsi="Cambria Math" w:hint="eastAsia"/>
                    <w:color w:val="EE0000"/>
                  </w:rPr>
                  <m:t>87</m:t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0.87307</m:t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44A99AA1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399DDCE5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965FC9" w14:paraId="5AE307B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44FE959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68B7EF8B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36D9D21" w14:textId="44C8280B" w:rsidR="00965FC9" w:rsidRPr="007178B3" w:rsidRDefault="00022B33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140.0</m:t>
                </m:r>
                <m:r>
                  <w:rPr>
                    <w:rFonts w:ascii="Cambria Math" w:eastAsia="BIZ UDPGothic" w:hAnsi="Cambria Math" w:hint="eastAsia"/>
                    <w:color w:val="EE0000"/>
                  </w:rPr>
                  <m:t>9</m:t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140.087</m:t>
                    </m:r>
                    <m:r>
                      <w:rPr>
                        <w:rFonts w:ascii="Cambria Math" w:eastAsia="BIZ UDPGothic" w:hAnsi="Cambria Math" w:hint="eastAsia"/>
                        <w:color w:val="EE0000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4F3201EF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4C810CE8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0DD90D61" w14:textId="17A662B5" w:rsidR="00965FC9" w:rsidRPr="007178B3" w:rsidRDefault="00E82DA6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45.89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45.892</m:t>
                    </m:r>
                    <m:r>
                      <w:rPr>
                        <w:rFonts w:ascii="Cambria Math" w:eastAsia="BIZ UDPGothic" w:hAnsi="Cambria Math" w:hint="eastAsia"/>
                        <w:color w:val="EE0000"/>
                      </w:rPr>
                      <m:t>4</m:t>
                    </m:r>
                  </m:e>
                </m:d>
              </m:oMath>
            </m:oMathPara>
          </w:p>
        </w:tc>
      </w:tr>
      <w:tr w:rsidR="00965FC9" w14:paraId="072C8CF9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2AB201D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09FBDA52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③</w:t>
            </w:r>
          </w:p>
        </w:tc>
        <w:tc>
          <w:tcPr>
            <w:tcW w:w="1699" w:type="dxa"/>
            <w:vAlign w:val="center"/>
          </w:tcPr>
          <w:p w14:paraId="1DF330D7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15A572A9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①</w:t>
            </w:r>
          </w:p>
        </w:tc>
      </w:tr>
    </w:tbl>
    <w:p w14:paraId="5328DC2F" w14:textId="77777777" w:rsidR="00965FC9" w:rsidRPr="0065184E" w:rsidRDefault="00965FC9" w:rsidP="00965FC9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6193EBF6" w14:textId="77777777" w:rsidR="00965FC9" w:rsidRPr="000009E2" w:rsidRDefault="00965FC9" w:rsidP="00965FC9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３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64833EAB" w14:textId="77777777" w:rsidR="00965FC9" w:rsidRDefault="00965FC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8DFA3B6" w14:textId="7449F2A5" w:rsidR="0082678B" w:rsidRDefault="0082678B" w:rsidP="0082678B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Q６　（</w:t>
      </w:r>
      <w:r w:rsidR="00482AF0">
        <w:rPr>
          <w:rFonts w:ascii="BIZ UDPGothic" w:eastAsia="BIZ UDPGothic" w:hAnsi="BIZ UDPGothic" w:hint="eastAsia"/>
          <w:sz w:val="18"/>
          <w:szCs w:val="18"/>
        </w:rPr>
        <w:t>50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269840DB" w14:textId="77777777" w:rsidR="0082678B" w:rsidRDefault="0082678B" w:rsidP="0082678B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82678B" w14:paraId="10585E26" w14:textId="77777777" w:rsidTr="005B4801">
        <w:trPr>
          <w:trHeight w:val="794"/>
        </w:trPr>
        <w:tc>
          <w:tcPr>
            <w:tcW w:w="1699" w:type="dxa"/>
            <w:vAlign w:val="center"/>
          </w:tcPr>
          <w:p w14:paraId="39FCCCD4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324AAE7E" w14:textId="00A2AFF1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1B77B1DE" w14:textId="030B5B5D" w:rsidR="0082678B" w:rsidRPr="0042115B" w:rsidRDefault="00BC231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C2314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C2314">
              <w:rPr>
                <w:rFonts w:ascii="BIZ UDPGothic" w:eastAsia="BIZ UDPGothic" w:hAnsi="BIZ UDPGothic"/>
                <w:color w:val="EE0000"/>
              </w:rPr>
              <w:t>=150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59EF486B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4BBA289B" w14:textId="694A6903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3FB4A630" w14:textId="2EDE238B" w:rsidR="0082678B" w:rsidRPr="007178B3" w:rsidRDefault="00BB106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B106D">
              <w:rPr>
                <w:rFonts w:ascii="BIZ UDPGothic" w:eastAsia="BIZ UDPGothic" w:hAnsi="BIZ UDPGothic" w:hint="eastAsia"/>
                <w:color w:val="EE0000"/>
              </w:rPr>
              <w:t>≠</w:t>
            </w:r>
            <w:r w:rsidRPr="00BB106D">
              <w:rPr>
                <w:rFonts w:ascii="BIZ UDPGothic" w:eastAsia="BIZ UDPGothic" w:hAnsi="BIZ UDPGothic"/>
                <w:color w:val="EE0000"/>
              </w:rPr>
              <w:t>150</w:t>
            </w:r>
          </w:p>
        </w:tc>
      </w:tr>
      <w:tr w:rsidR="0082678B" w14:paraId="77EFBCA7" w14:textId="77777777" w:rsidTr="005B4801">
        <w:trPr>
          <w:trHeight w:val="794"/>
        </w:trPr>
        <w:tc>
          <w:tcPr>
            <w:tcW w:w="1699" w:type="dxa"/>
            <w:vAlign w:val="center"/>
          </w:tcPr>
          <w:p w14:paraId="5D2707A3" w14:textId="77777777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2920A20F" w14:textId="3CE548BE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63F5F383" w14:textId="6FAD55F4" w:rsidR="0082678B" w:rsidRPr="007178B3" w:rsidRDefault="00BB106D" w:rsidP="00BB106D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𝑛</w:t>
            </w:r>
            <w:r w:rsidRPr="00BB106D">
              <w:rPr>
                <w:rFonts w:ascii="BIZ UDPGothic" w:eastAsia="BIZ UDPGothic" w:hAnsi="BIZ UDPGothic"/>
                <w:color w:val="EE0000"/>
              </w:rPr>
              <w:t>=</w:t>
            </w:r>
            <w:r>
              <w:rPr>
                <w:rFonts w:ascii="BIZ UDPGothic" w:eastAsia="BIZ UDPGothic" w:hAnsi="BIZ UDPGothic" w:hint="eastAsia"/>
                <w:color w:val="EE0000"/>
              </w:rPr>
              <w:t>10</w:t>
            </w: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45361598" w14:textId="72E55E91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5B4801">
              <w:rPr>
                <w:rFonts w:ascii="BIZ UDPGothic" w:eastAsia="BIZ UDPGothic" w:hAnsi="BIZ UDPGothic" w:hint="eastAsia"/>
                <w:sz w:val="18"/>
                <w:szCs w:val="18"/>
              </w:rPr>
              <w:t>２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6D8BCF2A" w14:textId="38714D7C" w:rsidR="0082678B" w:rsidRDefault="00B67A5F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67A5F">
              <w:rPr>
                <w:rFonts w:ascii="BIZ UDPGothic" w:eastAsia="BIZ UDPGothic" w:hAnsi="BIZ UDPGothic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279771A6" w14:textId="67DFCD1E" w:rsidR="0082678B" w:rsidRPr="005B4801" w:rsidRDefault="008506C1" w:rsidP="0082678B">
            <w:pPr>
              <w:ind w:right="70"/>
              <w:jc w:val="center"/>
              <w:rPr>
                <w:rFonts w:ascii="BIZ UDPGothic" w:eastAsia="BIZ UDPGothic" w:hAnsi="BIZ UDPGothic"/>
                <w:i/>
                <w:iCs/>
                <w:color w:val="EE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r>
                    <w:rPr>
                      <w:rFonts w:ascii="Cambria Math" w:eastAsia="BIZ UDPGothic" w:hAnsi="Cambria Math"/>
                      <w:color w:val="EE0000"/>
                    </w:rPr>
                    <m:t>x</m:t>
                  </m:r>
                </m:e>
              </m:acc>
            </m:oMath>
            <w:r w:rsidR="00CA10BC" w:rsidRPr="007871C1">
              <w:rPr>
                <w:rFonts w:ascii="BIZ UDPGothic" w:eastAsia="BIZ UDPGothic" w:hAnsi="BIZ UDPGothic"/>
                <w:color w:val="EE0000"/>
              </w:rPr>
              <w:t>=</w:t>
            </w:r>
            <w:r w:rsidR="007871C1" w:rsidRPr="007871C1">
              <w:t xml:space="preserve"> </w:t>
            </w:r>
            <w:r w:rsidR="007871C1" w:rsidRPr="007871C1">
              <w:rPr>
                <w:rFonts w:ascii="BIZ UDPGothic" w:eastAsia="BIZ UDPGothic" w:hAnsi="BIZ UDPGothic"/>
                <w:color w:val="EE0000"/>
              </w:rPr>
              <w:t>1</w:t>
            </w:r>
            <w:r w:rsidR="00214764">
              <w:rPr>
                <w:rFonts w:ascii="BIZ UDPGothic" w:eastAsia="BIZ UDPGothic" w:hAnsi="BIZ UDPGothic" w:hint="eastAsia"/>
                <w:color w:val="EE0000"/>
              </w:rPr>
              <w:t>42</w:t>
            </w:r>
            <w:r w:rsidR="007871C1" w:rsidRPr="007871C1">
              <w:rPr>
                <w:rFonts w:ascii="BIZ UDPGothic" w:eastAsia="BIZ UDPGothic" w:hAnsi="BIZ UDPGothic"/>
                <w:color w:val="EE0000"/>
              </w:rPr>
              <w:t>.</w:t>
            </w:r>
            <w:r w:rsidR="00214764">
              <w:rPr>
                <w:rFonts w:ascii="BIZ UDPGothic" w:eastAsia="BIZ UDPGothic" w:hAnsi="BIZ UDPGothic" w:hint="eastAsia"/>
                <w:color w:val="EE0000"/>
              </w:rPr>
              <w:t>4</w:t>
            </w:r>
          </w:p>
        </w:tc>
      </w:tr>
      <w:tr w:rsidR="0082678B" w14:paraId="32C9E30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3253A38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06375163" w14:textId="4947825F" w:rsidR="0082678B" w:rsidRDefault="00052D68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  <w:r w:rsidR="003A2FD6" w:rsidRPr="003A2FD6">
              <w:rPr>
                <w:rFonts w:ascii="BIZ UDPGothic" w:eastAsia="BIZ UDPGothic" w:hAnsi="BIZ UDPGothic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1339EAAE" w14:textId="1DA5B2E4" w:rsidR="0082678B" w:rsidRPr="007178B3" w:rsidRDefault="008506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acc>
                <m:accPr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2</m:t>
                      </m:r>
                    </m:sup>
                  </m:sSup>
                </m:e>
              </m:acc>
            </m:oMath>
            <w:r w:rsidR="00F90822">
              <w:rPr>
                <w:rFonts w:ascii="BIZ UDPGothic" w:eastAsia="BIZ UDPGothic" w:hAnsi="BIZ UDPGothic" w:hint="eastAsia"/>
                <w:iCs/>
                <w:color w:val="EE0000"/>
              </w:rPr>
              <w:t>＝</w:t>
            </w:r>
            <w:r w:rsidR="009441D5">
              <w:rPr>
                <w:rFonts w:ascii="BIZ UDPGothic" w:eastAsia="BIZ UDPGothic" w:hAnsi="BIZ UDPGothic" w:hint="eastAsia"/>
                <w:iCs/>
                <w:color w:val="EE0000"/>
              </w:rPr>
              <w:t>34</w:t>
            </w:r>
            <w:r w:rsidR="00277B6E" w:rsidRPr="00277B6E">
              <w:rPr>
                <w:rFonts w:ascii="BIZ UDPGothic" w:eastAsia="BIZ UDPGothic" w:hAnsi="BIZ UDPGothic"/>
                <w:iCs/>
                <w:color w:val="EE0000"/>
              </w:rPr>
              <w:t>.</w:t>
            </w:r>
            <w:r w:rsidR="009441D5">
              <w:rPr>
                <w:rFonts w:ascii="BIZ UDPGothic" w:eastAsia="BIZ UDPGothic" w:hAnsi="BIZ UDPGothic" w:hint="eastAsia"/>
                <w:iCs/>
                <w:color w:val="EE0000"/>
              </w:rPr>
              <w:t>7111</w:t>
            </w:r>
          </w:p>
        </w:tc>
        <w:tc>
          <w:tcPr>
            <w:tcW w:w="1699" w:type="dxa"/>
            <w:vAlign w:val="center"/>
          </w:tcPr>
          <w:p w14:paraId="2FECD307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2B6887C4" w14:textId="5245A16C" w:rsidR="0082678B" w:rsidRDefault="00417365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417365">
              <w:rPr>
                <w:rFonts w:ascii="BIZ UDPGothic" w:eastAsia="BIZ UDPGothic" w:hAnsi="BIZ UDPGothic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642D23F9" w14:textId="38AEB2FF" w:rsidR="0082678B" w:rsidRPr="007178B3" w:rsidRDefault="008506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BIZ UDPGothic" w:hAnsi="Cambria Math"/>
                      <w:i/>
                      <w:color w:val="EE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BIZ UDPGothic" w:hAnsi="Cambria Math"/>
                              <w:i/>
                              <w:iCs/>
                              <w:color w:val="EE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2</m:t>
                          </m:r>
                        </m:sup>
                      </m:sSup>
                    </m:e>
                  </m:acc>
                </m:e>
              </m:rad>
            </m:oMath>
            <w:r w:rsidR="00572ADE">
              <w:rPr>
                <w:rFonts w:ascii="BIZ UDPGothic" w:eastAsia="BIZ UDPGothic" w:hAnsi="BIZ UDPGothic" w:hint="eastAsia"/>
                <w:color w:val="EE0000"/>
              </w:rPr>
              <w:t>＝</w:t>
            </w:r>
            <w:r w:rsidR="00524EF4">
              <w:rPr>
                <w:rFonts w:ascii="BIZ UDPGothic" w:eastAsia="BIZ UDPGothic" w:hAnsi="BIZ UDPGothic" w:hint="eastAsia"/>
                <w:color w:val="EE0000"/>
              </w:rPr>
              <w:t>5.892</w:t>
            </w:r>
          </w:p>
        </w:tc>
      </w:tr>
      <w:tr w:rsidR="0082678B" w14:paraId="128D5B37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DCDBEEF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06170F50" w14:textId="6FA23174" w:rsidR="005B4801" w:rsidRDefault="00BF02A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F02A4">
              <w:rPr>
                <w:rFonts w:ascii="BIZ UDPGothic" w:eastAsia="BIZ UDPGothic" w:hAnsi="BIZ UDPGothic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3DB31108" w14:textId="13A91659" w:rsidR="0082678B" w:rsidRPr="007178B3" w:rsidRDefault="001A305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9</w:t>
            </w:r>
          </w:p>
        </w:tc>
        <w:tc>
          <w:tcPr>
            <w:tcW w:w="1699" w:type="dxa"/>
            <w:vAlign w:val="center"/>
          </w:tcPr>
          <w:p w14:paraId="7C7DA594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5B4801">
              <w:rPr>
                <w:rFonts w:ascii="BIZ UDPGothic" w:eastAsia="BIZ UDPGothic" w:hAnsi="BIZ UDPGothic" w:hint="eastAsia"/>
                <w:sz w:val="18"/>
                <w:szCs w:val="18"/>
              </w:rPr>
              <w:t>４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19A136C0" w14:textId="2C2865E9" w:rsidR="005B4801" w:rsidRDefault="00BC231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C2314">
              <w:rPr>
                <w:rFonts w:ascii="BIZ UDPGothic" w:eastAsia="BIZ UDPGothic" w:hAnsi="BIZ UDPGothic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58BE2B3B" w14:textId="14C537D1" w:rsidR="0082678B" w:rsidRPr="007178B3" w:rsidRDefault="001A305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2.262</w:t>
            </w:r>
          </w:p>
        </w:tc>
      </w:tr>
      <w:tr w:rsidR="005B4801" w14:paraId="44B6899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D3DE654" w14:textId="508EBF7F" w:rsidR="005B4801" w:rsidRDefault="005B480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4ABA11B0" w14:textId="3FFC123B" w:rsidR="005B4801" w:rsidRPr="007178B3" w:rsidRDefault="00D93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D9315B">
              <w:rPr>
                <w:rFonts w:ascii="BIZ UDPGothic" w:eastAsia="BIZ UDPGothic" w:hAnsi="BIZ UDPGothic"/>
                <w:color w:val="EE0000"/>
              </w:rPr>
              <w:t>−4.079</w:t>
            </w:r>
          </w:p>
        </w:tc>
        <w:tc>
          <w:tcPr>
            <w:tcW w:w="1699" w:type="dxa"/>
            <w:vAlign w:val="center"/>
          </w:tcPr>
          <w:p w14:paraId="5F455970" w14:textId="490E56E5" w:rsidR="005B4801" w:rsidRDefault="005B480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028508FD" w14:textId="0AC9CBDC" w:rsidR="005B4801" w:rsidRPr="007178B3" w:rsidRDefault="009C6A0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③</w:t>
            </w:r>
          </w:p>
        </w:tc>
      </w:tr>
    </w:tbl>
    <w:p w14:paraId="53F10C38" w14:textId="77777777" w:rsidR="0082678B" w:rsidRPr="0065184E" w:rsidRDefault="0082678B" w:rsidP="0082678B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070D67EB" w14:textId="77777777" w:rsidR="003F78D9" w:rsidRPr="00965FC9" w:rsidRDefault="003F78D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sectPr w:rsidR="003F78D9" w:rsidRPr="00965FC9" w:rsidSect="0080567C">
      <w:headerReference w:type="even" r:id="rId8"/>
      <w:headerReference w:type="default" r:id="rId9"/>
      <w:headerReference w:type="first" r:id="rId10"/>
      <w:footerReference w:type="first" r:id="rId11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9B82" w14:textId="77777777" w:rsidR="003F0B06" w:rsidRDefault="003F0B06" w:rsidP="003157B7">
      <w:r>
        <w:separator/>
      </w:r>
    </w:p>
  </w:endnote>
  <w:endnote w:type="continuationSeparator" w:id="0">
    <w:p w14:paraId="72821449" w14:textId="77777777" w:rsidR="003F0B06" w:rsidRDefault="003F0B06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HG丸ｺﾞｼｯｸM-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IZ UDPGothic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Gothic" w:eastAsia="BIZ UDPGothic" w:hAnsi="BIZ UDPGothic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Footer"/>
          <w:jc w:val="center"/>
          <w:rPr>
            <w:rFonts w:ascii="BIZ UDPGothic" w:eastAsia="BIZ UDPGothic" w:hAnsi="BIZ UDPGothic"/>
          </w:rPr>
        </w:pPr>
        <w:r w:rsidRPr="00926E98">
          <w:rPr>
            <w:rFonts w:ascii="BIZ UDPGothic" w:eastAsia="BIZ UDPGothic" w:hAnsi="BIZ UDPGothic"/>
          </w:rPr>
          <w:fldChar w:fldCharType="begin"/>
        </w:r>
        <w:r w:rsidRPr="00926E98">
          <w:rPr>
            <w:rFonts w:ascii="BIZ UDPGothic" w:eastAsia="BIZ UDPGothic" w:hAnsi="BIZ UDPGothic"/>
          </w:rPr>
          <w:instrText>PAGE   \* MERGEFORMAT</w:instrText>
        </w:r>
        <w:r w:rsidRPr="00926E98">
          <w:rPr>
            <w:rFonts w:ascii="BIZ UDPGothic" w:eastAsia="BIZ UDPGothic" w:hAnsi="BIZ UDPGothic"/>
          </w:rPr>
          <w:fldChar w:fldCharType="separate"/>
        </w:r>
        <w:r w:rsidRPr="00926E98">
          <w:rPr>
            <w:rFonts w:ascii="BIZ UDPGothic" w:eastAsia="BIZ UDPGothic" w:hAnsi="BIZ UDPGothic"/>
            <w:lang w:val="ja-JP"/>
          </w:rPr>
          <w:t>2</w:t>
        </w:r>
        <w:r w:rsidRPr="00926E98">
          <w:rPr>
            <w:rFonts w:ascii="BIZ UDPGothic" w:eastAsia="BIZ UDPGothic" w:hAnsi="BIZ UDPGothic"/>
          </w:rPr>
          <w:fldChar w:fldCharType="end"/>
        </w:r>
      </w:p>
    </w:sdtContent>
  </w:sdt>
  <w:p w14:paraId="216A469E" w14:textId="77777777" w:rsidR="00926E98" w:rsidRPr="00926E98" w:rsidRDefault="00926E98">
    <w:pPr>
      <w:pStyle w:val="Footer"/>
      <w:rPr>
        <w:rFonts w:ascii="BIZ UDPGothic" w:eastAsia="BIZ UDPGothic" w:hAnsi="BIZ UDPGoth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6D2C" w14:textId="77777777" w:rsidR="003F0B06" w:rsidRDefault="003F0B06" w:rsidP="003157B7">
      <w:r>
        <w:separator/>
      </w:r>
    </w:p>
  </w:footnote>
  <w:footnote w:type="continuationSeparator" w:id="0">
    <w:p w14:paraId="4E03C598" w14:textId="77777777" w:rsidR="003F0B06" w:rsidRDefault="003F0B06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19B94CC2" w:rsidR="00014C29" w:rsidRPr="005879A1" w:rsidRDefault="00014C29" w:rsidP="005879A1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AB0EFF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 xml:space="preserve">年度　</w:t>
    </w:r>
    <w:r w:rsidR="00464D13" w:rsidRPr="00C80216">
      <w:rPr>
        <w:rFonts w:ascii="Arial" w:eastAsiaTheme="majorEastAsia" w:hAnsi="Arial"/>
        <w:lang w:eastAsia="zh-TW"/>
      </w:rPr>
      <w:t>統計学　期末試験</w:t>
    </w:r>
    <w:r w:rsidR="00464D13" w:rsidRPr="00E56A2F">
      <w:rPr>
        <w:rFonts w:ascii="Arial" w:eastAsiaTheme="majorEastAsia" w:hAnsi="Arial" w:hint="eastAsia"/>
        <w:color w:val="EE0000"/>
        <w:highlight w:val="yellow"/>
      </w:rPr>
      <w:t>対策問題</w:t>
    </w:r>
    <w:r w:rsidR="00464D13">
      <w:rPr>
        <w:rFonts w:ascii="Arial" w:eastAsiaTheme="majorEastAsia" w:hAnsi="Arial" w:hint="eastAsia"/>
      </w:rPr>
      <w:t xml:space="preserve">　【工学部クラス】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Gothic" w:eastAsia="BIZ UDPGothic" w:hAnsi="BIZ UDPGothic"/>
        <w:sz w:val="16"/>
        <w:lang w:eastAsia="zh-TW"/>
      </w:rPr>
    </w:pPr>
    <w:r w:rsidRPr="00926E98">
      <w:rPr>
        <w:rFonts w:ascii="BIZ UDPGothic" w:eastAsia="BIZ UDPGothic" w:hAnsi="BIZ UDPGothic"/>
        <w:lang w:eastAsia="zh-TW"/>
      </w:rPr>
      <w:t>20</w:t>
    </w:r>
    <w:r w:rsidR="00926E98" w:rsidRPr="00926E98">
      <w:rPr>
        <w:rFonts w:ascii="BIZ UDPGothic" w:eastAsia="BIZ UDPGothic" w:hAnsi="BIZ UDPGothic"/>
        <w:lang w:eastAsia="zh-TW"/>
      </w:rPr>
      <w:t>2</w:t>
    </w:r>
    <w:r w:rsidR="00926E98" w:rsidRPr="00926E98">
      <w:rPr>
        <w:rFonts w:ascii="BIZ UDPGothic" w:eastAsia="BIZ UDPGothic" w:hAnsi="BIZ UDPGothic" w:hint="eastAsia"/>
      </w:rPr>
      <w:t>2</w:t>
    </w:r>
    <w:r w:rsidRPr="00926E98">
      <w:rPr>
        <w:rFonts w:ascii="BIZ UDPGothic" w:eastAsia="BIZ UDPGothic" w:hAnsi="BIZ UDPGothic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3"/>
  </w:num>
  <w:num w:numId="3" w16cid:durableId="1615550341">
    <w:abstractNumId w:val="0"/>
  </w:num>
  <w:num w:numId="4" w16cid:durableId="443841246">
    <w:abstractNumId w:val="4"/>
  </w:num>
  <w:num w:numId="5" w16cid:durableId="1518613860">
    <w:abstractNumId w:val="6"/>
  </w:num>
  <w:num w:numId="6" w16cid:durableId="1377436036">
    <w:abstractNumId w:val="5"/>
  </w:num>
  <w:num w:numId="7" w16cid:durableId="238369584">
    <w:abstractNumId w:val="7"/>
  </w:num>
  <w:num w:numId="8" w16cid:durableId="1421022958">
    <w:abstractNumId w:val="2"/>
  </w:num>
  <w:num w:numId="9" w16cid:durableId="671183058">
    <w:abstractNumId w:val="8"/>
  </w:num>
  <w:num w:numId="10" w16cid:durableId="251748060">
    <w:abstractNumId w:val="9"/>
  </w:num>
  <w:num w:numId="11" w16cid:durableId="364990230">
    <w:abstractNumId w:val="10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須永大介">
    <w15:presenceInfo w15:providerId="AD" w15:userId="S::dsunaga@reitaku-u.ac.jp::afee7028-08f7-45fb-b56f-efe6c4357b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dirty"/>
  <w:revisionView w:markup="0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129C9"/>
    <w:rsid w:val="000137B6"/>
    <w:rsid w:val="000146F0"/>
    <w:rsid w:val="00014C29"/>
    <w:rsid w:val="00016B97"/>
    <w:rsid w:val="00022B33"/>
    <w:rsid w:val="0002390C"/>
    <w:rsid w:val="00034E93"/>
    <w:rsid w:val="00052D68"/>
    <w:rsid w:val="00070738"/>
    <w:rsid w:val="00075ABA"/>
    <w:rsid w:val="0007615E"/>
    <w:rsid w:val="00094C4F"/>
    <w:rsid w:val="00097E64"/>
    <w:rsid w:val="000A1A83"/>
    <w:rsid w:val="000A25E9"/>
    <w:rsid w:val="000A35B6"/>
    <w:rsid w:val="000C6B4F"/>
    <w:rsid w:val="000D1546"/>
    <w:rsid w:val="000D3A88"/>
    <w:rsid w:val="000D6A8A"/>
    <w:rsid w:val="000E1C98"/>
    <w:rsid w:val="000F3D3C"/>
    <w:rsid w:val="00100D2D"/>
    <w:rsid w:val="00106FC9"/>
    <w:rsid w:val="0011073F"/>
    <w:rsid w:val="00123CED"/>
    <w:rsid w:val="00131D6F"/>
    <w:rsid w:val="00156AD5"/>
    <w:rsid w:val="00166015"/>
    <w:rsid w:val="00174057"/>
    <w:rsid w:val="0018537D"/>
    <w:rsid w:val="001A3051"/>
    <w:rsid w:val="001B20AA"/>
    <w:rsid w:val="001B3ABE"/>
    <w:rsid w:val="001B6BDA"/>
    <w:rsid w:val="001C3AE2"/>
    <w:rsid w:val="001E2FA8"/>
    <w:rsid w:val="001F2A9A"/>
    <w:rsid w:val="00201B79"/>
    <w:rsid w:val="002106CF"/>
    <w:rsid w:val="00213E31"/>
    <w:rsid w:val="00214764"/>
    <w:rsid w:val="0022234B"/>
    <w:rsid w:val="00233101"/>
    <w:rsid w:val="00237C33"/>
    <w:rsid w:val="00243F5F"/>
    <w:rsid w:val="0025438A"/>
    <w:rsid w:val="002650DA"/>
    <w:rsid w:val="00265512"/>
    <w:rsid w:val="00270D7B"/>
    <w:rsid w:val="00277B6E"/>
    <w:rsid w:val="00284EFC"/>
    <w:rsid w:val="00290105"/>
    <w:rsid w:val="00290542"/>
    <w:rsid w:val="002935C8"/>
    <w:rsid w:val="00293A70"/>
    <w:rsid w:val="002959EC"/>
    <w:rsid w:val="002A0AA7"/>
    <w:rsid w:val="002A7BA6"/>
    <w:rsid w:val="002C24EE"/>
    <w:rsid w:val="002D0F28"/>
    <w:rsid w:val="002D31E9"/>
    <w:rsid w:val="002D46A7"/>
    <w:rsid w:val="002E0F1D"/>
    <w:rsid w:val="002E48AC"/>
    <w:rsid w:val="002E7630"/>
    <w:rsid w:val="002F167E"/>
    <w:rsid w:val="0031062E"/>
    <w:rsid w:val="00315422"/>
    <w:rsid w:val="003157B7"/>
    <w:rsid w:val="0032103B"/>
    <w:rsid w:val="003223E7"/>
    <w:rsid w:val="003241C5"/>
    <w:rsid w:val="00324E41"/>
    <w:rsid w:val="0032501B"/>
    <w:rsid w:val="00331070"/>
    <w:rsid w:val="0034057B"/>
    <w:rsid w:val="00347877"/>
    <w:rsid w:val="0036432B"/>
    <w:rsid w:val="003678C3"/>
    <w:rsid w:val="0037048D"/>
    <w:rsid w:val="0039642E"/>
    <w:rsid w:val="00396DB0"/>
    <w:rsid w:val="00397B42"/>
    <w:rsid w:val="003A2FD6"/>
    <w:rsid w:val="003B31AE"/>
    <w:rsid w:val="003B5063"/>
    <w:rsid w:val="003C3E0D"/>
    <w:rsid w:val="003D319F"/>
    <w:rsid w:val="003D6228"/>
    <w:rsid w:val="003D76A4"/>
    <w:rsid w:val="003E0C29"/>
    <w:rsid w:val="003E1C18"/>
    <w:rsid w:val="003E3923"/>
    <w:rsid w:val="003F0B06"/>
    <w:rsid w:val="003F6A1F"/>
    <w:rsid w:val="003F78D9"/>
    <w:rsid w:val="004034E2"/>
    <w:rsid w:val="004045AE"/>
    <w:rsid w:val="004053C4"/>
    <w:rsid w:val="00406368"/>
    <w:rsid w:val="00413C0B"/>
    <w:rsid w:val="00417365"/>
    <w:rsid w:val="00417D6C"/>
    <w:rsid w:val="004202BD"/>
    <w:rsid w:val="0042115B"/>
    <w:rsid w:val="00422FB8"/>
    <w:rsid w:val="00423B1C"/>
    <w:rsid w:val="0042523C"/>
    <w:rsid w:val="0042553B"/>
    <w:rsid w:val="00426C88"/>
    <w:rsid w:val="00435FF4"/>
    <w:rsid w:val="004427DE"/>
    <w:rsid w:val="00451C83"/>
    <w:rsid w:val="0045533B"/>
    <w:rsid w:val="00456D6B"/>
    <w:rsid w:val="0045718D"/>
    <w:rsid w:val="00457D83"/>
    <w:rsid w:val="0046396A"/>
    <w:rsid w:val="00464D13"/>
    <w:rsid w:val="00481499"/>
    <w:rsid w:val="00481945"/>
    <w:rsid w:val="00482AF0"/>
    <w:rsid w:val="004877F6"/>
    <w:rsid w:val="004878C8"/>
    <w:rsid w:val="00496828"/>
    <w:rsid w:val="00496908"/>
    <w:rsid w:val="004B0A5B"/>
    <w:rsid w:val="004B0BB7"/>
    <w:rsid w:val="004D413C"/>
    <w:rsid w:val="004D5BD3"/>
    <w:rsid w:val="004F6DA7"/>
    <w:rsid w:val="00503B44"/>
    <w:rsid w:val="005107C2"/>
    <w:rsid w:val="005141F8"/>
    <w:rsid w:val="005148A5"/>
    <w:rsid w:val="00521BCF"/>
    <w:rsid w:val="00524EF4"/>
    <w:rsid w:val="005303EA"/>
    <w:rsid w:val="00537067"/>
    <w:rsid w:val="005423CF"/>
    <w:rsid w:val="00543F84"/>
    <w:rsid w:val="005551AA"/>
    <w:rsid w:val="00572ADE"/>
    <w:rsid w:val="005776B4"/>
    <w:rsid w:val="005836A4"/>
    <w:rsid w:val="00584D2E"/>
    <w:rsid w:val="00586206"/>
    <w:rsid w:val="005879A1"/>
    <w:rsid w:val="00595A7D"/>
    <w:rsid w:val="005A1CB2"/>
    <w:rsid w:val="005A5D30"/>
    <w:rsid w:val="005B4801"/>
    <w:rsid w:val="005B533A"/>
    <w:rsid w:val="005B70D7"/>
    <w:rsid w:val="005D5171"/>
    <w:rsid w:val="005E4ECF"/>
    <w:rsid w:val="005E5025"/>
    <w:rsid w:val="005E6D06"/>
    <w:rsid w:val="005E73D5"/>
    <w:rsid w:val="006017BE"/>
    <w:rsid w:val="00610ED0"/>
    <w:rsid w:val="00614820"/>
    <w:rsid w:val="00622309"/>
    <w:rsid w:val="00624B34"/>
    <w:rsid w:val="00650E4D"/>
    <w:rsid w:val="006603BC"/>
    <w:rsid w:val="00664841"/>
    <w:rsid w:val="00664877"/>
    <w:rsid w:val="00675BF5"/>
    <w:rsid w:val="0068183D"/>
    <w:rsid w:val="006840C8"/>
    <w:rsid w:val="006907F9"/>
    <w:rsid w:val="006A237F"/>
    <w:rsid w:val="006A32AC"/>
    <w:rsid w:val="006A38F3"/>
    <w:rsid w:val="006B7569"/>
    <w:rsid w:val="006C05D9"/>
    <w:rsid w:val="006D2575"/>
    <w:rsid w:val="006D732A"/>
    <w:rsid w:val="006D7371"/>
    <w:rsid w:val="006E236B"/>
    <w:rsid w:val="006F0496"/>
    <w:rsid w:val="006F3AA9"/>
    <w:rsid w:val="006F503A"/>
    <w:rsid w:val="006F6460"/>
    <w:rsid w:val="006F7172"/>
    <w:rsid w:val="007115F7"/>
    <w:rsid w:val="00725685"/>
    <w:rsid w:val="00730912"/>
    <w:rsid w:val="007338CB"/>
    <w:rsid w:val="007374C9"/>
    <w:rsid w:val="007406CB"/>
    <w:rsid w:val="00753B5B"/>
    <w:rsid w:val="00760862"/>
    <w:rsid w:val="00770240"/>
    <w:rsid w:val="00770FF8"/>
    <w:rsid w:val="007733CE"/>
    <w:rsid w:val="007871C1"/>
    <w:rsid w:val="007902B5"/>
    <w:rsid w:val="007905CE"/>
    <w:rsid w:val="007A75F5"/>
    <w:rsid w:val="007A7C22"/>
    <w:rsid w:val="007B0D3D"/>
    <w:rsid w:val="007C5C27"/>
    <w:rsid w:val="007D08BF"/>
    <w:rsid w:val="007D3CBF"/>
    <w:rsid w:val="007E1626"/>
    <w:rsid w:val="007E3334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2678B"/>
    <w:rsid w:val="008333B1"/>
    <w:rsid w:val="008407BE"/>
    <w:rsid w:val="0084115F"/>
    <w:rsid w:val="008413FF"/>
    <w:rsid w:val="008467A7"/>
    <w:rsid w:val="008467F1"/>
    <w:rsid w:val="00846DEB"/>
    <w:rsid w:val="008506C1"/>
    <w:rsid w:val="008817F0"/>
    <w:rsid w:val="00886B94"/>
    <w:rsid w:val="008943AA"/>
    <w:rsid w:val="008A56EB"/>
    <w:rsid w:val="008C7A32"/>
    <w:rsid w:val="008D558B"/>
    <w:rsid w:val="008D6C63"/>
    <w:rsid w:val="008E16B3"/>
    <w:rsid w:val="008E1E7C"/>
    <w:rsid w:val="008F0278"/>
    <w:rsid w:val="00900846"/>
    <w:rsid w:val="009076B1"/>
    <w:rsid w:val="0092260A"/>
    <w:rsid w:val="009256D7"/>
    <w:rsid w:val="00925B66"/>
    <w:rsid w:val="00926E98"/>
    <w:rsid w:val="00927E05"/>
    <w:rsid w:val="009441D5"/>
    <w:rsid w:val="00946E2E"/>
    <w:rsid w:val="009524EA"/>
    <w:rsid w:val="00965FC9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C6A0D"/>
    <w:rsid w:val="009D6748"/>
    <w:rsid w:val="009E5438"/>
    <w:rsid w:val="009E630D"/>
    <w:rsid w:val="009F271A"/>
    <w:rsid w:val="00A15658"/>
    <w:rsid w:val="00A21877"/>
    <w:rsid w:val="00A510AD"/>
    <w:rsid w:val="00A60240"/>
    <w:rsid w:val="00A626DA"/>
    <w:rsid w:val="00A6313F"/>
    <w:rsid w:val="00A80276"/>
    <w:rsid w:val="00A81E5B"/>
    <w:rsid w:val="00A8508A"/>
    <w:rsid w:val="00A9147C"/>
    <w:rsid w:val="00A92FCF"/>
    <w:rsid w:val="00AA1F76"/>
    <w:rsid w:val="00AA4481"/>
    <w:rsid w:val="00AB0EFF"/>
    <w:rsid w:val="00AB3873"/>
    <w:rsid w:val="00AB3AEA"/>
    <w:rsid w:val="00AB5F4A"/>
    <w:rsid w:val="00AB6DEE"/>
    <w:rsid w:val="00AC718A"/>
    <w:rsid w:val="00AD0FC3"/>
    <w:rsid w:val="00AD13A4"/>
    <w:rsid w:val="00AD43A8"/>
    <w:rsid w:val="00AD5059"/>
    <w:rsid w:val="00AD5879"/>
    <w:rsid w:val="00AE3764"/>
    <w:rsid w:val="00AF0770"/>
    <w:rsid w:val="00B017BB"/>
    <w:rsid w:val="00B01BC9"/>
    <w:rsid w:val="00B05213"/>
    <w:rsid w:val="00B05DEB"/>
    <w:rsid w:val="00B06DCE"/>
    <w:rsid w:val="00B11DBA"/>
    <w:rsid w:val="00B15BBF"/>
    <w:rsid w:val="00B205C7"/>
    <w:rsid w:val="00B241D4"/>
    <w:rsid w:val="00B2639A"/>
    <w:rsid w:val="00B26A7A"/>
    <w:rsid w:val="00B26D79"/>
    <w:rsid w:val="00B27C81"/>
    <w:rsid w:val="00B44E5B"/>
    <w:rsid w:val="00B4627C"/>
    <w:rsid w:val="00B5687F"/>
    <w:rsid w:val="00B62ECC"/>
    <w:rsid w:val="00B64011"/>
    <w:rsid w:val="00B67A5F"/>
    <w:rsid w:val="00B70B28"/>
    <w:rsid w:val="00B9186D"/>
    <w:rsid w:val="00BA33C5"/>
    <w:rsid w:val="00BA4A60"/>
    <w:rsid w:val="00BA5B8F"/>
    <w:rsid w:val="00BA6A69"/>
    <w:rsid w:val="00BB106D"/>
    <w:rsid w:val="00BB652B"/>
    <w:rsid w:val="00BC2314"/>
    <w:rsid w:val="00BD6F0A"/>
    <w:rsid w:val="00BE0778"/>
    <w:rsid w:val="00BE2A31"/>
    <w:rsid w:val="00BF02A4"/>
    <w:rsid w:val="00BF2883"/>
    <w:rsid w:val="00C21EDF"/>
    <w:rsid w:val="00C31718"/>
    <w:rsid w:val="00C437C9"/>
    <w:rsid w:val="00C50E17"/>
    <w:rsid w:val="00C54F51"/>
    <w:rsid w:val="00C5684E"/>
    <w:rsid w:val="00C60B3C"/>
    <w:rsid w:val="00C76ECF"/>
    <w:rsid w:val="00C77F72"/>
    <w:rsid w:val="00C80216"/>
    <w:rsid w:val="00C82FE3"/>
    <w:rsid w:val="00C84A07"/>
    <w:rsid w:val="00C95E38"/>
    <w:rsid w:val="00C97D42"/>
    <w:rsid w:val="00CA04C8"/>
    <w:rsid w:val="00CA10BC"/>
    <w:rsid w:val="00CA2DF6"/>
    <w:rsid w:val="00CC09B4"/>
    <w:rsid w:val="00CD368A"/>
    <w:rsid w:val="00CF0005"/>
    <w:rsid w:val="00CF0E1A"/>
    <w:rsid w:val="00D008C0"/>
    <w:rsid w:val="00D0133C"/>
    <w:rsid w:val="00D0291E"/>
    <w:rsid w:val="00D0490A"/>
    <w:rsid w:val="00D12E35"/>
    <w:rsid w:val="00D1452E"/>
    <w:rsid w:val="00D14952"/>
    <w:rsid w:val="00D17604"/>
    <w:rsid w:val="00D202BA"/>
    <w:rsid w:val="00D34CD8"/>
    <w:rsid w:val="00D45B19"/>
    <w:rsid w:val="00D45B1E"/>
    <w:rsid w:val="00D50423"/>
    <w:rsid w:val="00D575EF"/>
    <w:rsid w:val="00D6158D"/>
    <w:rsid w:val="00D64E7A"/>
    <w:rsid w:val="00D84BA1"/>
    <w:rsid w:val="00D86C6B"/>
    <w:rsid w:val="00D92FA5"/>
    <w:rsid w:val="00D9315B"/>
    <w:rsid w:val="00D96B2C"/>
    <w:rsid w:val="00D97EA1"/>
    <w:rsid w:val="00DB251D"/>
    <w:rsid w:val="00DB7279"/>
    <w:rsid w:val="00DC33A1"/>
    <w:rsid w:val="00DC6AE9"/>
    <w:rsid w:val="00DC7821"/>
    <w:rsid w:val="00DD24C2"/>
    <w:rsid w:val="00DD34E2"/>
    <w:rsid w:val="00DD6829"/>
    <w:rsid w:val="00DD7713"/>
    <w:rsid w:val="00DF15CB"/>
    <w:rsid w:val="00E0701D"/>
    <w:rsid w:val="00E14C01"/>
    <w:rsid w:val="00E20036"/>
    <w:rsid w:val="00E25F59"/>
    <w:rsid w:val="00E3555C"/>
    <w:rsid w:val="00E519E4"/>
    <w:rsid w:val="00E52532"/>
    <w:rsid w:val="00E64F6C"/>
    <w:rsid w:val="00E66095"/>
    <w:rsid w:val="00E77A69"/>
    <w:rsid w:val="00E82DA6"/>
    <w:rsid w:val="00E82EC6"/>
    <w:rsid w:val="00E93820"/>
    <w:rsid w:val="00EB4CD3"/>
    <w:rsid w:val="00EB5450"/>
    <w:rsid w:val="00EC6B4A"/>
    <w:rsid w:val="00EF1AEA"/>
    <w:rsid w:val="00EF3445"/>
    <w:rsid w:val="00EF4297"/>
    <w:rsid w:val="00EF74C2"/>
    <w:rsid w:val="00F02008"/>
    <w:rsid w:val="00F02F98"/>
    <w:rsid w:val="00F110A9"/>
    <w:rsid w:val="00F1142A"/>
    <w:rsid w:val="00F13DDA"/>
    <w:rsid w:val="00F20601"/>
    <w:rsid w:val="00F46707"/>
    <w:rsid w:val="00F47A1A"/>
    <w:rsid w:val="00F524EA"/>
    <w:rsid w:val="00F57218"/>
    <w:rsid w:val="00F750FF"/>
    <w:rsid w:val="00F85BFD"/>
    <w:rsid w:val="00F90822"/>
    <w:rsid w:val="00F91FAD"/>
    <w:rsid w:val="00F95338"/>
    <w:rsid w:val="00FB5FDB"/>
    <w:rsid w:val="00FC04CE"/>
    <w:rsid w:val="00FC0AE6"/>
    <w:rsid w:val="00FC260A"/>
    <w:rsid w:val="00FD5B33"/>
    <w:rsid w:val="00FE3CB0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MaruGothicMPRO" w:hAnsi="Trebuchet MS" w:cstheme="majorBidi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Header">
    <w:name w:val="header"/>
    <w:basedOn w:val="Normal"/>
    <w:link w:val="Head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157B7"/>
  </w:style>
  <w:style w:type="paragraph" w:styleId="Footer">
    <w:name w:val="footer"/>
    <w:basedOn w:val="Normal"/>
    <w:link w:val="Foot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57B7"/>
  </w:style>
  <w:style w:type="character" w:styleId="PlaceholderText">
    <w:name w:val="Placeholder Text"/>
    <w:basedOn w:val="DefaultParagraphFont"/>
    <w:uiPriority w:val="99"/>
    <w:semiHidden/>
    <w:rsid w:val="007A7C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24B34"/>
    <w:pPr>
      <w:spacing w:before="100" w:beforeAutospacing="1" w:after="100" w:afterAutospacing="1"/>
    </w:pPr>
    <w:rPr>
      <w:rFonts w:ascii="MS PGothic" w:eastAsia="MS PGothic" w:hAnsi="MS PGothic" w:cs="MS PGothic"/>
    </w:rPr>
  </w:style>
  <w:style w:type="table" w:styleId="TableGrid">
    <w:name w:val="Table Grid"/>
    <w:basedOn w:val="TableNormal"/>
    <w:uiPriority w:val="59"/>
    <w:rsid w:val="006F7172"/>
    <w:rPr>
      <w:rFonts w:ascii="Century" w:eastAsia="MS Mincho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47877"/>
    <w:rPr>
      <w:rFonts w:ascii="Trebuchet MS" w:eastAsia="HGMaruGothicMPRO" w:hAnsi="Trebuchet MS" w:cstheme="majorBidi"/>
      <w:sz w:val="22"/>
    </w:rPr>
  </w:style>
  <w:style w:type="paragraph" w:styleId="Revision">
    <w:name w:val="Revision"/>
    <w:hidden/>
    <w:uiPriority w:val="99"/>
    <w:semiHidden/>
    <w:rsid w:val="007374C9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541</Words>
  <Characters>985</Characters>
  <Application>Microsoft Office Word</Application>
  <DocSecurity>0</DocSecurity>
  <Lines>164</Lines>
  <Paragraphs>190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河野　洋</cp:lastModifiedBy>
  <cp:revision>6</cp:revision>
  <cp:lastPrinted>2026-01-06T03:30:00Z</cp:lastPrinted>
  <dcterms:created xsi:type="dcterms:W3CDTF">2026-01-03T06:38:00Z</dcterms:created>
  <dcterms:modified xsi:type="dcterms:W3CDTF">2026-01-06T13:31:00Z</dcterms:modified>
</cp:coreProperties>
</file>