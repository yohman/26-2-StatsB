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087"/>
      </w:tblGrid>
      <w:tr w:rsidR="00C80216" w:rsidRPr="00926E98" w14:paraId="7F92948A" w14:textId="77777777" w:rsidTr="00E25F59">
        <w:tc>
          <w:tcPr>
            <w:tcW w:w="10206" w:type="dxa"/>
          </w:tcPr>
          <w:p w14:paraId="6D93199F" w14:textId="77777777" w:rsidR="00C77F72" w:rsidRPr="00926E98" w:rsidRDefault="00C80216" w:rsidP="00B06DCE">
            <w:pPr>
              <w:rPr>
                <w:rFonts w:ascii="BIZ UDPGothic" w:eastAsia="BIZ UDPGothic" w:hAnsi="BIZ UDPGothic"/>
                <w:sz w:val="18"/>
                <w:szCs w:val="18"/>
              </w:rPr>
            </w:pPr>
            <w:r w:rsidRPr="00926E98">
              <w:rPr>
                <w:rFonts w:ascii="BIZ UDPGothic" w:eastAsia="BIZ UDPGothic" w:hAnsi="BIZ UDPGothic" w:hint="eastAsia"/>
                <w:sz w:val="18"/>
                <w:szCs w:val="18"/>
              </w:rPr>
              <w:t>【注意】</w:t>
            </w:r>
            <w:r w:rsidR="00E25F59" w:rsidRPr="00926E98">
              <w:rPr>
                <w:rFonts w:ascii="BIZ UDPGothic" w:eastAsia="BIZ UDPGothic" w:hAnsi="BIZ UDPGothic" w:hint="eastAsia"/>
                <w:sz w:val="18"/>
                <w:szCs w:val="18"/>
              </w:rPr>
              <w:t xml:space="preserve">　</w:t>
            </w:r>
          </w:p>
          <w:p w14:paraId="4DF99DE6" w14:textId="64C1F116" w:rsidR="006603BC" w:rsidRPr="00926E98" w:rsidRDefault="00347877" w:rsidP="00B27C81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BIZ UDPGothic" w:eastAsia="BIZ UDPGothic" w:hAnsi="BIZ UDPGothic"/>
                <w:sz w:val="18"/>
                <w:szCs w:val="18"/>
              </w:rPr>
            </w:pPr>
            <w:r w:rsidRPr="00926E98">
              <w:rPr>
                <w:rFonts w:ascii="BIZ UDPGothic" w:eastAsia="BIZ UDPGothic" w:hAnsi="BIZ UDPGothic" w:hint="eastAsia"/>
                <w:sz w:val="18"/>
                <w:szCs w:val="18"/>
              </w:rPr>
              <w:t>筆記用具</w:t>
            </w:r>
            <w:r w:rsidR="00CA04C8">
              <w:rPr>
                <w:rFonts w:ascii="BIZ UDPGothic" w:eastAsia="BIZ UDPGothic" w:hAnsi="BIZ UDPGothic" w:hint="eastAsia"/>
                <w:sz w:val="18"/>
                <w:szCs w:val="18"/>
              </w:rPr>
              <w:t>，</w:t>
            </w:r>
            <w:r w:rsidR="00C80216" w:rsidRPr="00926E98">
              <w:rPr>
                <w:rFonts w:ascii="BIZ UDPGothic" w:eastAsia="BIZ UDPGothic" w:hAnsi="BIZ UDPGothic" w:hint="eastAsia"/>
                <w:sz w:val="18"/>
                <w:szCs w:val="18"/>
              </w:rPr>
              <w:t>電卓（スマートフォン</w:t>
            </w:r>
            <w:r w:rsidR="00926E98" w:rsidRPr="00926E98">
              <w:rPr>
                <w:rFonts w:ascii="BIZ UDPGothic" w:eastAsia="BIZ UDPGothic" w:hAnsi="BIZ UDPGothic" w:hint="eastAsia"/>
                <w:sz w:val="18"/>
                <w:szCs w:val="18"/>
              </w:rPr>
              <w:t>・P</w:t>
            </w:r>
            <w:r w:rsidR="00926E98" w:rsidRPr="00926E98">
              <w:rPr>
                <w:rFonts w:ascii="BIZ UDPGothic" w:eastAsia="BIZ UDPGothic" w:hAnsi="BIZ UDPGothic"/>
                <w:sz w:val="18"/>
                <w:szCs w:val="18"/>
              </w:rPr>
              <w:t>C</w:t>
            </w:r>
            <w:r w:rsidR="00C80216" w:rsidRPr="00926E98">
              <w:rPr>
                <w:rFonts w:ascii="BIZ UDPGothic" w:eastAsia="BIZ UDPGothic" w:hAnsi="BIZ UDPGothic" w:hint="eastAsia"/>
                <w:sz w:val="18"/>
                <w:szCs w:val="18"/>
              </w:rPr>
              <w:t>は不可）</w:t>
            </w:r>
            <w:r w:rsidR="00C77F72" w:rsidRPr="00926E98">
              <w:rPr>
                <w:rFonts w:ascii="BIZ UDPGothic" w:eastAsia="BIZ UDPGothic" w:hAnsi="BIZ UDPGothic" w:hint="eastAsia"/>
                <w:sz w:val="18"/>
                <w:szCs w:val="18"/>
              </w:rPr>
              <w:t>のみ持ち込み可</w:t>
            </w:r>
            <w:r w:rsidR="00CA04C8">
              <w:rPr>
                <w:rFonts w:ascii="BIZ UDPGothic" w:eastAsia="BIZ UDPGothic" w:hAnsi="BIZ UDPGothic" w:hint="eastAsia"/>
                <w:sz w:val="18"/>
                <w:szCs w:val="18"/>
              </w:rPr>
              <w:t>．</w:t>
            </w:r>
          </w:p>
          <w:p w14:paraId="1C951524" w14:textId="2D652AAA" w:rsidR="00C77F72" w:rsidRPr="00926E98" w:rsidRDefault="00C77F72" w:rsidP="00B27C81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BIZ UDPGothic" w:eastAsia="BIZ UDPGothic" w:hAnsi="BIZ UDPGothic"/>
                <w:sz w:val="18"/>
                <w:szCs w:val="18"/>
              </w:rPr>
            </w:pPr>
            <w:r w:rsidRPr="00926E98">
              <w:rPr>
                <w:rFonts w:ascii="BIZ UDPGothic" w:eastAsia="BIZ UDPGothic" w:hAnsi="BIZ UDPGothic" w:hint="eastAsia"/>
                <w:sz w:val="18"/>
                <w:szCs w:val="18"/>
              </w:rPr>
              <w:t>問題を解く際は</w:t>
            </w:r>
            <w:r w:rsidR="00CA04C8">
              <w:rPr>
                <w:rFonts w:ascii="BIZ UDPGothic" w:eastAsia="BIZ UDPGothic" w:hAnsi="BIZ UDPGothic" w:hint="eastAsia"/>
                <w:sz w:val="18"/>
                <w:szCs w:val="18"/>
              </w:rPr>
              <w:t>，</w:t>
            </w:r>
            <w:r w:rsidRPr="00926E98">
              <w:rPr>
                <w:rFonts w:ascii="BIZ UDPGothic" w:eastAsia="BIZ UDPGothic" w:hAnsi="BIZ UDPGothic" w:hint="eastAsia"/>
                <w:sz w:val="18"/>
                <w:szCs w:val="18"/>
                <w:u w:val="wave"/>
              </w:rPr>
              <w:t>計算過程を必ず示す</w:t>
            </w:r>
            <w:r w:rsidRPr="00926E98">
              <w:rPr>
                <w:rFonts w:ascii="BIZ UDPGothic" w:eastAsia="BIZ UDPGothic" w:hAnsi="BIZ UDPGothic" w:hint="eastAsia"/>
                <w:sz w:val="18"/>
                <w:szCs w:val="18"/>
              </w:rPr>
              <w:t>こと</w:t>
            </w:r>
            <w:r w:rsidR="00CA04C8">
              <w:rPr>
                <w:rFonts w:ascii="BIZ UDPGothic" w:eastAsia="BIZ UDPGothic" w:hAnsi="BIZ UDPGothic" w:hint="eastAsia"/>
                <w:sz w:val="18"/>
                <w:szCs w:val="18"/>
              </w:rPr>
              <w:t>．</w:t>
            </w:r>
          </w:p>
          <w:p w14:paraId="20168CBD" w14:textId="3758DE4C" w:rsidR="00C77F72" w:rsidRPr="00926E98" w:rsidRDefault="00C77F72" w:rsidP="00B27C81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BIZ UDPGothic" w:eastAsia="BIZ UDPGothic" w:hAnsi="BIZ UDPGothic"/>
                <w:sz w:val="18"/>
                <w:szCs w:val="18"/>
              </w:rPr>
            </w:pPr>
            <w:r w:rsidRPr="00926E98">
              <w:rPr>
                <w:rFonts w:ascii="BIZ UDPGothic" w:eastAsia="BIZ UDPGothic" w:hAnsi="BIZ UDPGothic" w:hint="eastAsia"/>
                <w:sz w:val="18"/>
                <w:szCs w:val="18"/>
              </w:rPr>
              <w:t>小数点以下は</w:t>
            </w:r>
            <w:r w:rsidR="00CA04C8">
              <w:rPr>
                <w:rFonts w:ascii="BIZ UDPGothic" w:eastAsia="BIZ UDPGothic" w:hAnsi="BIZ UDPGothic" w:hint="eastAsia"/>
                <w:sz w:val="18"/>
                <w:szCs w:val="18"/>
              </w:rPr>
              <w:t>，</w:t>
            </w:r>
            <w:r w:rsidR="00645489" w:rsidRPr="00627167">
              <w:rPr>
                <w:rFonts w:ascii="BIZ UDPGothic" w:eastAsia="BIZ UDPGothic" w:hAnsi="BIZ UDPGothic" w:hint="eastAsia"/>
                <w:sz w:val="18"/>
                <w:szCs w:val="18"/>
                <w:u w:val="wave"/>
              </w:rPr>
              <w:t>指定がない限りは小数点以下2桁</w:t>
            </w:r>
            <w:r w:rsidR="00645489">
              <w:rPr>
                <w:rFonts w:ascii="BIZ UDPGothic" w:eastAsia="BIZ UDPGothic" w:hAnsi="BIZ UDPGothic" w:hint="eastAsia"/>
                <w:sz w:val="18"/>
                <w:szCs w:val="18"/>
              </w:rPr>
              <w:t>で回答する</w:t>
            </w:r>
            <w:r w:rsidRPr="00926E98">
              <w:rPr>
                <w:rFonts w:ascii="BIZ UDPGothic" w:eastAsia="BIZ UDPGothic" w:hAnsi="BIZ UDPGothic" w:hint="eastAsia"/>
                <w:sz w:val="18"/>
                <w:szCs w:val="18"/>
              </w:rPr>
              <w:t>こと</w:t>
            </w:r>
            <w:r w:rsidR="00645489">
              <w:rPr>
                <w:rFonts w:ascii="BIZ UDPGothic" w:eastAsia="BIZ UDPGothic" w:hAnsi="BIZ UDPGothic" w:hint="eastAsia"/>
                <w:sz w:val="18"/>
                <w:szCs w:val="18"/>
              </w:rPr>
              <w:t>（四捨五入）</w:t>
            </w:r>
            <w:r w:rsidR="00CA04C8">
              <w:rPr>
                <w:rFonts w:ascii="BIZ UDPGothic" w:eastAsia="BIZ UDPGothic" w:hAnsi="BIZ UDPGothic" w:hint="eastAsia"/>
                <w:sz w:val="18"/>
                <w:szCs w:val="18"/>
              </w:rPr>
              <w:t>．</w:t>
            </w:r>
          </w:p>
          <w:p w14:paraId="4D070BEE" w14:textId="4B96EE88" w:rsidR="00C77F72" w:rsidRPr="00645489" w:rsidRDefault="00C77F72" w:rsidP="00C61FF7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BIZ UDPGothic" w:eastAsia="BIZ UDPGothic" w:hAnsi="BIZ UDPGothic"/>
                <w:sz w:val="18"/>
                <w:szCs w:val="18"/>
              </w:rPr>
            </w:pPr>
            <w:r w:rsidRPr="00645489">
              <w:rPr>
                <w:rFonts w:ascii="BIZ UDPGothic" w:eastAsia="BIZ UDPGothic" w:hAnsi="BIZ UDPGothic" w:hint="eastAsia"/>
                <w:sz w:val="18"/>
                <w:szCs w:val="18"/>
              </w:rPr>
              <w:t>必要に応じて次の分布関数を用いて</w:t>
            </w:r>
            <w:r w:rsidR="00B06DCE" w:rsidRPr="00645489">
              <w:rPr>
                <w:rFonts w:ascii="BIZ UDPGothic" w:eastAsia="BIZ UDPGothic" w:hAnsi="BIZ UDPGothic" w:hint="eastAsia"/>
                <w:sz w:val="18"/>
                <w:szCs w:val="18"/>
              </w:rPr>
              <w:t>よ</w:t>
            </w:r>
            <w:r w:rsidRPr="00645489">
              <w:rPr>
                <w:rFonts w:ascii="BIZ UDPGothic" w:eastAsia="BIZ UDPGothic" w:hAnsi="BIZ UDPGothic" w:hint="eastAsia"/>
                <w:sz w:val="18"/>
                <w:szCs w:val="18"/>
              </w:rPr>
              <w:t>い</w:t>
            </w:r>
            <w:r w:rsidR="00CA04C8" w:rsidRPr="00645489">
              <w:rPr>
                <w:rFonts w:ascii="BIZ UDPGothic" w:eastAsia="BIZ UDPGothic" w:hAnsi="BIZ UDPGothic" w:hint="eastAsia"/>
                <w:sz w:val="18"/>
                <w:szCs w:val="18"/>
              </w:rPr>
              <w:t>．</w:t>
            </w:r>
            <w:ins w:id="0" w:author="須永大介" w:date="2026-01-03T15:26:00Z" w16du:dateUtc="2026-01-03T06:26:00Z">
              <w:r w:rsidR="00926328">
                <w:rPr>
                  <w:rFonts w:ascii="BIZ UDPGothic" w:eastAsia="BIZ UDPGothic" w:hAnsi="BIZ UDPGothic"/>
                  <w:sz w:val="18"/>
                  <w:szCs w:val="18"/>
                </w:rPr>
                <w:br/>
              </w:r>
            </w:ins>
            <w:r w:rsidR="00645489" w:rsidRPr="00645489">
              <w:rPr>
                <w:rFonts w:ascii="BIZ UDPGothic" w:eastAsia="BIZ UDPGothic" w:hAnsi="BIZ UDPGothic" w:hint="eastAsia"/>
                <w:sz w:val="18"/>
                <w:szCs w:val="18"/>
              </w:rPr>
              <w:t xml:space="preserve">　</w:t>
            </w:r>
            <w:r w:rsidRPr="00645489">
              <w:rPr>
                <w:rFonts w:ascii="BIZ UDPGothic" w:eastAsia="BIZ UDPGothic" w:hAnsi="BIZ UDPGothic" w:hint="eastAsia"/>
                <w:sz w:val="18"/>
                <w:szCs w:val="18"/>
              </w:rPr>
              <w:t>二項分布関数：</w:t>
            </w:r>
            <w:r w:rsidR="00C55547" w:rsidRPr="00645489">
              <w:rPr>
                <w:rFonts w:ascii="BIZ UDPGothic" w:eastAsia="BIZ UDPGothic" w:hAnsi="BIZ UDPGothic" w:hint="eastAsia"/>
                <w:sz w:val="18"/>
                <w:szCs w:val="18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="BIZ UDPGothic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BIZ UDPGothic" w:hAnsi="Cambria Math"/>
                      <w:sz w:val="18"/>
                      <w:szCs w:val="18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eastAsia="BIZ UDPGothic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BIZ UDPGothic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="BIZ UDPGothic" w:hAnsi="Cambria Math"/>
                  <w:sz w:val="18"/>
                  <w:szCs w:val="18"/>
                </w:rPr>
                <m:t>=</m:t>
              </m:r>
              <m:sPre>
                <m:sPrePr>
                  <m:ctrlPr>
                    <w:rPr>
                      <w:rFonts w:ascii="Cambria Math" w:eastAsia="BIZ UDPGothic" w:hAnsi="Cambria Math"/>
                      <w:i/>
                      <w:sz w:val="18"/>
                      <w:szCs w:val="18"/>
                    </w:rPr>
                  </m:ctrlPr>
                </m:sPrePr>
                <m:sub>
                  <m:r>
                    <w:rPr>
                      <w:rFonts w:ascii="Cambria Math" w:eastAsia="BIZ UDPGothic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BIZ UDPGothic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BIZ UDPGothic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BIZ UDPGothic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e>
              </m:sPre>
              <m:sSup>
                <m:sSupPr>
                  <m:ctrlPr>
                    <w:rPr>
                      <w:rFonts w:ascii="Cambria Math" w:eastAsia="BIZ UDPGothic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="BIZ UDPGothic" w:hAnsi="Cambria Math"/>
                      <w:sz w:val="18"/>
                      <w:szCs w:val="18"/>
                    </w:rPr>
                    <m:t>π</m:t>
                  </m:r>
                </m:e>
                <m:sup>
                  <m:r>
                    <w:rPr>
                      <w:rFonts w:ascii="Cambria Math" w:eastAsia="BIZ UDPGothic" w:hAnsi="Cambria Math"/>
                      <w:sz w:val="18"/>
                      <w:szCs w:val="18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="BIZ UDPGothic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="BIZ UDPGothic" w:hAnsi="Cambria Math"/>
                      <w:sz w:val="18"/>
                      <w:szCs w:val="18"/>
                    </w:rPr>
                    <m:t>(1-π)</m:t>
                  </m:r>
                </m:e>
                <m:sup>
                  <m:r>
                    <w:rPr>
                      <w:rFonts w:ascii="Cambria Math" w:eastAsia="BIZ UDPGothic" w:hAnsi="Cambria Math"/>
                      <w:sz w:val="18"/>
                      <w:szCs w:val="18"/>
                    </w:rPr>
                    <m:t>n-x</m:t>
                  </m:r>
                </m:sup>
              </m:sSup>
            </m:oMath>
            <w:r w:rsidRPr="00645489">
              <w:rPr>
                <w:rFonts w:ascii="BIZ UDPGothic" w:eastAsia="BIZ UDPGothic" w:hAnsi="BIZ UDPGothic"/>
                <w:sz w:val="18"/>
                <w:szCs w:val="18"/>
              </w:rPr>
              <w:t xml:space="preserve"> </w:t>
            </w:r>
            <w:ins w:id="1" w:author="須永大介" w:date="2026-01-03T15:26:00Z" w16du:dateUtc="2026-01-03T06:26:00Z">
              <w:r w:rsidR="007E0DD6" w:rsidRPr="00926E98">
                <w:rPr>
                  <w:rFonts w:ascii="BIZ UDPGothic" w:eastAsia="BIZ UDPGothic" w:hAnsi="BIZ UDPGothic" w:hint="eastAsia"/>
                  <w:sz w:val="18"/>
                  <w:szCs w:val="18"/>
                </w:rPr>
                <w:t>、</w:t>
              </w:r>
              <w:r w:rsidR="007E0DD6">
                <w:rPr>
                  <w:rFonts w:ascii="BIZ UDPGothic" w:eastAsia="BIZ UDPGothic" w:hAnsi="BIZ UDPGothic" w:hint="eastAsia"/>
                  <w:sz w:val="18"/>
                  <w:szCs w:val="18"/>
                </w:rPr>
                <w:t xml:space="preserve"> </w:t>
              </w:r>
              <w:r w:rsidR="007E0DD6" w:rsidRPr="00926E98">
                <w:rPr>
                  <w:rFonts w:ascii="BIZ UDPGothic" w:eastAsia="BIZ UDPGothic" w:hAnsi="BIZ UDPGothic" w:hint="eastAsia"/>
                  <w:sz w:val="18"/>
                  <w:szCs w:val="18"/>
                </w:rPr>
                <w:t>ポアソン分布関数：</w:t>
              </w:r>
              <w:r w:rsidR="007E0DD6">
                <w:rPr>
                  <w:rFonts w:ascii="BIZ UDPGothic" w:eastAsia="BIZ UDPGothic" w:hAnsi="BIZ UDPGothic" w:hint="eastAsia"/>
                  <w:sz w:val="18"/>
                  <w:szCs w:val="18"/>
                </w:rPr>
                <w:t xml:space="preserve"> </w:t>
              </w:r>
            </w:ins>
            <m:oMath>
              <m:func>
                <m:funcPr>
                  <m:ctrlPr>
                    <w:ins w:id="2" w:author="須永大介" w:date="2026-01-03T15:26:00Z" w16du:dateUtc="2026-01-03T06:26:00Z">
                      <w:rPr>
                        <w:rFonts w:ascii="Cambria Math" w:eastAsia="BIZ UDPGothic" w:hAnsi="Cambria Math"/>
                        <w:sz w:val="18"/>
                        <w:szCs w:val="18"/>
                      </w:rPr>
                    </w:ins>
                  </m:ctrlPr>
                </m:funcPr>
                <m:fName>
                  <m:r>
                    <w:ins w:id="3" w:author="須永大介" w:date="2026-01-03T15:26:00Z" w16du:dateUtc="2026-01-03T06:26:00Z">
                      <m:rPr>
                        <m:sty m:val="p"/>
                      </m:rPr>
                      <w:rPr>
                        <w:rFonts w:ascii="Cambria Math" w:eastAsia="BIZ UDPGothic" w:hAnsi="Cambria Math"/>
                        <w:sz w:val="18"/>
                        <w:szCs w:val="18"/>
                      </w:rPr>
                      <m:t>Pr</m:t>
                    </w:ins>
                  </m:r>
                </m:fName>
                <m:e>
                  <m:d>
                    <m:dPr>
                      <m:ctrlPr>
                        <w:ins w:id="4" w:author="須永大介" w:date="2026-01-03T15:26:00Z" w16du:dateUtc="2026-01-03T06:26:00Z">
                          <w:rPr>
                            <w:rFonts w:ascii="Cambria Math" w:eastAsia="BIZ UDPGothic" w:hAnsi="Cambria Math"/>
                            <w:i/>
                            <w:sz w:val="18"/>
                            <w:szCs w:val="18"/>
                          </w:rPr>
                        </w:ins>
                      </m:ctrlPr>
                    </m:dPr>
                    <m:e>
                      <m:r>
                        <w:ins w:id="5" w:author="須永大介" w:date="2026-01-03T15:26:00Z" w16du:dateUtc="2026-01-03T06:26:00Z">
                          <w:rPr>
                            <w:rFonts w:ascii="Cambria Math" w:eastAsia="BIZ UDPGothic" w:hAnsi="Cambria Math"/>
                            <w:sz w:val="18"/>
                            <w:szCs w:val="18"/>
                          </w:rPr>
                          <m:t>x</m:t>
                        </w:ins>
                      </m:r>
                    </m:e>
                  </m:d>
                </m:e>
              </m:func>
              <m:r>
                <w:ins w:id="6" w:author="須永大介" w:date="2026-01-03T15:26:00Z" w16du:dateUtc="2026-01-03T06:26:00Z">
                  <w:rPr>
                    <w:rFonts w:ascii="Cambria Math" w:eastAsia="BIZ UDPGothic" w:hAnsi="Cambria Math"/>
                    <w:sz w:val="18"/>
                    <w:szCs w:val="18"/>
                  </w:rPr>
                  <m:t>=</m:t>
                </w:ins>
              </m:r>
              <m:f>
                <m:fPr>
                  <m:ctrlPr>
                    <w:ins w:id="7" w:author="須永大介" w:date="2026-01-03T15:26:00Z" w16du:dateUtc="2026-01-03T06:26:00Z">
                      <w:rPr>
                        <w:rFonts w:ascii="Cambria Math" w:eastAsia="BIZ UDPGothic" w:hAnsi="Cambria Math"/>
                        <w:i/>
                        <w:sz w:val="18"/>
                        <w:szCs w:val="18"/>
                      </w:rPr>
                    </w:ins>
                  </m:ctrlPr>
                </m:fPr>
                <m:num>
                  <m:sSup>
                    <m:sSupPr>
                      <m:ctrlPr>
                        <w:ins w:id="8" w:author="須永大介" w:date="2026-01-03T15:26:00Z" w16du:dateUtc="2026-01-03T06:26:00Z">
                          <w:rPr>
                            <w:rFonts w:ascii="Cambria Math" w:eastAsia="BIZ UDPGothic" w:hAnsi="Cambria Math"/>
                            <w:i/>
                            <w:sz w:val="18"/>
                            <w:szCs w:val="18"/>
                          </w:rPr>
                        </w:ins>
                      </m:ctrlPr>
                    </m:sSupPr>
                    <m:e>
                      <m:r>
                        <w:ins w:id="9" w:author="須永大介" w:date="2026-01-03T15:26:00Z" w16du:dateUtc="2026-01-03T06:26:00Z">
                          <w:rPr>
                            <w:rFonts w:ascii="Cambria Math" w:eastAsia="BIZ UDPGothic" w:hAnsi="Cambria Math"/>
                            <w:sz w:val="18"/>
                            <w:szCs w:val="18"/>
                          </w:rPr>
                          <m:t>e</m:t>
                        </w:ins>
                      </m:r>
                    </m:e>
                    <m:sup>
                      <m:r>
                        <w:ins w:id="10" w:author="須永大介" w:date="2026-01-03T15:26:00Z" w16du:dateUtc="2026-01-03T06:26:00Z">
                          <w:rPr>
                            <w:rFonts w:ascii="Cambria Math" w:eastAsia="BIZ UDPGothic" w:hAnsi="Cambria Math"/>
                            <w:sz w:val="18"/>
                            <w:szCs w:val="18"/>
                          </w:rPr>
                          <m:t>-μ</m:t>
                        </w:ins>
                      </m:r>
                    </m:sup>
                  </m:sSup>
                  <m:sSup>
                    <m:sSupPr>
                      <m:ctrlPr>
                        <w:ins w:id="11" w:author="須永大介" w:date="2026-01-03T15:26:00Z" w16du:dateUtc="2026-01-03T06:26:00Z">
                          <w:rPr>
                            <w:rFonts w:ascii="Cambria Math" w:eastAsia="BIZ UDPGothic" w:hAnsi="Cambria Math"/>
                            <w:i/>
                            <w:sz w:val="18"/>
                            <w:szCs w:val="18"/>
                          </w:rPr>
                        </w:ins>
                      </m:ctrlPr>
                    </m:sSupPr>
                    <m:e>
                      <m:r>
                        <w:ins w:id="12" w:author="須永大介" w:date="2026-01-03T15:26:00Z" w16du:dateUtc="2026-01-03T06:26:00Z">
                          <w:rPr>
                            <w:rFonts w:ascii="Cambria Math" w:eastAsia="BIZ UDPGothic" w:hAnsi="Cambria Math"/>
                            <w:sz w:val="18"/>
                            <w:szCs w:val="18"/>
                          </w:rPr>
                          <m:t>μ</m:t>
                        </w:ins>
                      </m:r>
                    </m:e>
                    <m:sup>
                      <m:r>
                        <w:ins w:id="13" w:author="須永大介" w:date="2026-01-03T15:26:00Z" w16du:dateUtc="2026-01-03T06:26:00Z">
                          <w:rPr>
                            <w:rFonts w:ascii="Cambria Math" w:eastAsia="BIZ UDPGothic" w:hAnsi="Cambria Math"/>
                            <w:sz w:val="18"/>
                            <w:szCs w:val="18"/>
                          </w:rPr>
                          <m:t>x</m:t>
                        </w:ins>
                      </m:r>
                    </m:sup>
                  </m:sSup>
                </m:num>
                <m:den>
                  <m:r>
                    <w:ins w:id="14" w:author="須永大介" w:date="2026-01-03T15:26:00Z" w16du:dateUtc="2026-01-03T06:26:00Z">
                      <w:rPr>
                        <w:rFonts w:ascii="Cambria Math" w:eastAsia="BIZ UDPGothic" w:hAnsi="Cambria Math"/>
                        <w:sz w:val="18"/>
                        <w:szCs w:val="18"/>
                      </w:rPr>
                      <m:t>x!</m:t>
                    </w:ins>
                  </m:r>
                </m:den>
              </m:f>
            </m:oMath>
          </w:p>
          <w:p w14:paraId="40831392" w14:textId="21AA2C63" w:rsidR="008407BE" w:rsidRPr="00926E98" w:rsidRDefault="006603BC" w:rsidP="00B27C81">
            <w:pPr>
              <w:pStyle w:val="ListParagraph"/>
              <w:numPr>
                <w:ilvl w:val="0"/>
                <w:numId w:val="6"/>
              </w:numPr>
              <w:spacing w:after="120"/>
              <w:ind w:leftChars="0" w:left="714" w:hanging="357"/>
              <w:rPr>
                <w:rFonts w:ascii="BIZ UDPGothic" w:eastAsia="BIZ UDPGothic" w:hAnsi="BIZ UDPGothic"/>
                <w:sz w:val="18"/>
                <w:szCs w:val="18"/>
              </w:rPr>
            </w:pPr>
            <w:r w:rsidRPr="00926E98">
              <w:rPr>
                <w:rFonts w:ascii="BIZ UDPGothic" w:eastAsia="BIZ UDPGothic" w:hAnsi="BIZ UDPGothic" w:hint="eastAsia"/>
                <w:sz w:val="18"/>
                <w:szCs w:val="18"/>
              </w:rPr>
              <w:t>配布物：ポアソン分布表</w:t>
            </w:r>
            <w:r w:rsidR="00CA04C8">
              <w:rPr>
                <w:rFonts w:ascii="BIZ UDPGothic" w:eastAsia="BIZ UDPGothic" w:hAnsi="BIZ UDPGothic" w:hint="eastAsia"/>
                <w:sz w:val="18"/>
                <w:szCs w:val="18"/>
              </w:rPr>
              <w:t>，</w:t>
            </w:r>
            <w:r w:rsidRPr="00926E98">
              <w:rPr>
                <w:rFonts w:ascii="BIZ UDPGothic" w:eastAsia="BIZ UDPGothic" w:hAnsi="BIZ UDPGothic" w:hint="eastAsia"/>
                <w:sz w:val="18"/>
                <w:szCs w:val="18"/>
              </w:rPr>
              <w:t>正規分布表</w:t>
            </w:r>
            <w:r w:rsidR="00CA04C8">
              <w:rPr>
                <w:rFonts w:ascii="BIZ UDPGothic" w:eastAsia="BIZ UDPGothic" w:hAnsi="BIZ UDPGothic" w:hint="eastAsia"/>
                <w:sz w:val="18"/>
                <w:szCs w:val="18"/>
              </w:rPr>
              <w:t>，</w:t>
            </w:r>
            <m:oMath>
              <m:r>
                <w:rPr>
                  <w:rFonts w:ascii="Cambria Math" w:eastAsia="BIZ UDPGothic" w:hAnsi="Cambria Math"/>
                  <w:sz w:val="18"/>
                  <w:szCs w:val="18"/>
                </w:rPr>
                <m:t>t</m:t>
              </m:r>
            </m:oMath>
            <w:r w:rsidRPr="00926E98">
              <w:rPr>
                <w:rFonts w:ascii="BIZ UDPGothic" w:eastAsia="BIZ UDPGothic" w:hAnsi="BIZ UDPGothic" w:hint="eastAsia"/>
                <w:sz w:val="18"/>
                <w:szCs w:val="18"/>
              </w:rPr>
              <w:t>分布表</w:t>
            </w:r>
          </w:p>
        </w:tc>
      </w:tr>
    </w:tbl>
    <w:p w14:paraId="39C00F7B" w14:textId="77777777" w:rsidR="006603BC" w:rsidRPr="00926E98" w:rsidRDefault="006603BC" w:rsidP="00B06DCE">
      <w:pPr>
        <w:rPr>
          <w:rFonts w:ascii="BIZ UDPGothic" w:eastAsia="BIZ UDPGothic" w:hAnsi="BIZ UDPGothic"/>
          <w:b/>
          <w:sz w:val="18"/>
          <w:szCs w:val="18"/>
        </w:rPr>
      </w:pPr>
    </w:p>
    <w:p w14:paraId="4B06A753" w14:textId="61E7F1A3" w:rsidR="00347877" w:rsidRPr="00E32DF6" w:rsidRDefault="005A562B" w:rsidP="00AB79F2">
      <w:pPr>
        <w:pStyle w:val="ListParagraph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spacing w:after="120"/>
        <w:ind w:leftChars="0"/>
        <w:jc w:val="left"/>
        <w:textAlignment w:val="baseline"/>
        <w:rPr>
          <w:rFonts w:ascii="BIZ UDPGothic" w:eastAsia="BIZ UDPGothic" w:hAnsi="BIZ UDPGothic" w:cs="Arial"/>
          <w:sz w:val="18"/>
          <w:szCs w:val="18"/>
        </w:rPr>
      </w:pPr>
      <w:r w:rsidRPr="005A562B">
        <w:rPr>
          <w:rFonts w:ascii="BIZ UDPGothic" w:eastAsia="BIZ UDPGothic" w:hAnsi="BIZ UDPGothic" w:cs="Arial" w:hint="eastAsia"/>
          <w:sz w:val="18"/>
          <w:szCs w:val="18"/>
        </w:rPr>
        <w:t>打率</w:t>
      </w:r>
      <w:r w:rsidRPr="005A562B">
        <w:rPr>
          <w:rFonts w:ascii="BIZ UDPGothic" w:eastAsia="BIZ UDPGothic" w:hAnsi="BIZ UDPGothic" w:cs="Arial"/>
          <w:sz w:val="18"/>
          <w:szCs w:val="18"/>
        </w:rPr>
        <w:t>0.31</w:t>
      </w:r>
      <w:r w:rsidRPr="005A562B">
        <w:rPr>
          <w:rFonts w:ascii="BIZ UDPGothic" w:eastAsia="BIZ UDPGothic" w:hAnsi="BIZ UDPGothic" w:cs="Arial" w:hint="eastAsia"/>
          <w:sz w:val="18"/>
          <w:szCs w:val="18"/>
        </w:rPr>
        <w:t>の野球選手が，今日の試合で</w:t>
      </w:r>
      <w:r w:rsidRPr="005A562B">
        <w:rPr>
          <w:rFonts w:ascii="BIZ UDPGothic" w:eastAsia="BIZ UDPGothic" w:hAnsi="BIZ UDPGothic" w:cs="Arial"/>
          <w:sz w:val="18"/>
          <w:szCs w:val="18"/>
        </w:rPr>
        <w:t>5</w:t>
      </w:r>
      <w:r w:rsidRPr="005A562B">
        <w:rPr>
          <w:rFonts w:ascii="BIZ UDPGothic" w:eastAsia="BIZ UDPGothic" w:hAnsi="BIZ UDPGothic" w:cs="Arial" w:hint="eastAsia"/>
          <w:sz w:val="18"/>
          <w:szCs w:val="18"/>
        </w:rPr>
        <w:t>回打席に立つとする</w:t>
      </w:r>
      <w:r w:rsidR="00C919FD">
        <w:rPr>
          <w:rFonts w:ascii="BIZ UDPGothic" w:eastAsia="BIZ UDPGothic" w:hAnsi="BIZ UDPGothic" w:cs="Arial" w:hint="eastAsia"/>
          <w:sz w:val="18"/>
          <w:szCs w:val="18"/>
        </w:rPr>
        <w:t>．</w:t>
      </w:r>
      <w:r>
        <w:rPr>
          <w:rFonts w:ascii="BIZ UDPGothic" w:eastAsia="BIZ UDPGothic" w:hAnsi="BIZ UDPGothic" w:cs="Arial"/>
          <w:sz w:val="18"/>
          <w:szCs w:val="18"/>
        </w:rPr>
        <w:br/>
      </w:r>
      <w:r w:rsidR="003308EE" w:rsidRPr="003308EE">
        <w:rPr>
          <w:rFonts w:ascii="BIZ UDPGothic" w:eastAsia="BIZ UDPGothic" w:hAnsi="BIZ UDPGothic" w:cs="Arial" w:hint="eastAsia"/>
          <w:sz w:val="18"/>
          <w:szCs w:val="18"/>
        </w:rPr>
        <w:t>ヒットの本数を</w:t>
      </w:r>
      <w:r w:rsidR="003308EE" w:rsidRPr="003308EE">
        <w:rPr>
          <w:rFonts w:ascii="Cambria Math" w:eastAsia="BIZ UDPGothic" w:hAnsi="Cambria Math" w:cs="Cambria Math"/>
          <w:sz w:val="18"/>
          <w:szCs w:val="18"/>
        </w:rPr>
        <w:t>𝑥</w:t>
      </w:r>
      <w:r w:rsidR="003308EE" w:rsidRPr="003308EE">
        <w:rPr>
          <w:rFonts w:ascii="BIZ UDPGothic" w:eastAsia="BIZ UDPGothic" w:hAnsi="BIZ UDPGothic" w:cs="Arial" w:hint="eastAsia"/>
          <w:sz w:val="18"/>
          <w:szCs w:val="18"/>
        </w:rPr>
        <w:t>とし，ヒットを打つ確率</w:t>
      </w:r>
      <m:oMath>
        <m:r>
          <w:rPr>
            <w:rFonts w:ascii="Cambria Math" w:eastAsia="BIZ UDPGothic" w:hAnsi="Cambria Math" w:cs="Arial" w:hint="eastAsia"/>
            <w:sz w:val="18"/>
            <w:szCs w:val="18"/>
          </w:rPr>
          <m:t>Pr</m:t>
        </m:r>
      </m:oMath>
      <w:r w:rsidR="003308EE" w:rsidRPr="003308EE">
        <w:rPr>
          <w:rFonts w:ascii="BIZ UDPGothic" w:eastAsia="BIZ UDPGothic" w:hAnsi="BIZ UDPGothic" w:cs="Arial"/>
          <w:sz w:val="18"/>
          <w:szCs w:val="18"/>
        </w:rPr>
        <w:t>(</w:t>
      </w:r>
      <w:r w:rsidR="003308EE" w:rsidRPr="003308EE">
        <w:rPr>
          <w:rFonts w:ascii="Cambria Math" w:eastAsia="BIZ UDPGothic" w:hAnsi="Cambria Math" w:cs="Cambria Math"/>
          <w:sz w:val="18"/>
          <w:szCs w:val="18"/>
        </w:rPr>
        <w:t>𝑥</w:t>
      </w:r>
      <w:r w:rsidR="003308EE" w:rsidRPr="003308EE">
        <w:rPr>
          <w:rFonts w:ascii="BIZ UDPGothic" w:eastAsia="BIZ UDPGothic" w:hAnsi="BIZ UDPGothic" w:cs="Arial"/>
          <w:sz w:val="18"/>
          <w:szCs w:val="18"/>
        </w:rPr>
        <w:t>)</w:t>
      </w:r>
      <w:r w:rsidR="003308EE" w:rsidRPr="003308EE">
        <w:rPr>
          <w:rFonts w:ascii="BIZ UDPGothic" w:eastAsia="BIZ UDPGothic" w:hAnsi="BIZ UDPGothic" w:cs="Arial" w:hint="eastAsia"/>
          <w:sz w:val="18"/>
          <w:szCs w:val="18"/>
        </w:rPr>
        <w:t>について考えたい</w:t>
      </w:r>
      <w:r w:rsidR="00CA04C8" w:rsidRPr="00E32DF6">
        <w:rPr>
          <w:rFonts w:ascii="BIZ UDPGothic" w:eastAsia="BIZ UDPGothic" w:hAnsi="BIZ UDPGothic" w:cs="Arial" w:hint="eastAsia"/>
          <w:sz w:val="18"/>
          <w:szCs w:val="18"/>
        </w:rPr>
        <w:t>．</w:t>
      </w:r>
    </w:p>
    <w:p w14:paraId="0E82E146" w14:textId="637E6768" w:rsidR="00347877" w:rsidRPr="00926E98" w:rsidRDefault="003308EE" w:rsidP="00B27C81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 w:rsidRPr="003308EE">
        <w:rPr>
          <w:rFonts w:ascii="BIZ UDPGothic" w:eastAsia="BIZ UDPGothic" w:hAnsi="BIZ UDPGothic" w:cs="Times New Roman" w:hint="eastAsia"/>
          <w:sz w:val="18"/>
          <w:szCs w:val="18"/>
        </w:rPr>
        <w:t>確率分布関数を示しなさい．</w:t>
      </w:r>
    </w:p>
    <w:p w14:paraId="0182C1D4" w14:textId="578F911C" w:rsidR="00CA04C8" w:rsidRDefault="003308EE" w:rsidP="00B27C81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 w:rsidRPr="003308EE">
        <w:rPr>
          <w:rFonts w:ascii="BIZ UDPGothic" w:eastAsia="BIZ UDPGothic" w:hAnsi="BIZ UDPGothic" w:cs="Times New Roman" w:hint="eastAsia"/>
          <w:sz w:val="18"/>
          <w:szCs w:val="18"/>
        </w:rPr>
        <w:t>ヒットの本数の期待値と分散を求めなさい</w:t>
      </w:r>
      <w:r w:rsidR="00CA04C8">
        <w:rPr>
          <w:rFonts w:ascii="BIZ UDPGothic" w:eastAsia="BIZ UDPGothic" w:hAnsi="BIZ UDPGothic" w:cs="Times New Roman" w:hint="eastAsia"/>
          <w:sz w:val="18"/>
          <w:szCs w:val="18"/>
        </w:rPr>
        <w:t>．</w:t>
      </w:r>
    </w:p>
    <w:p w14:paraId="594DFA76" w14:textId="46D64B6C" w:rsidR="00347877" w:rsidRDefault="00865F66" w:rsidP="00B27C81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 w:rsidRPr="00865F66">
        <w:rPr>
          <w:rFonts w:ascii="BIZ UDPGothic" w:eastAsia="BIZ UDPGothic" w:hAnsi="BIZ UDPGothic" w:cs="Times New Roman" w:hint="eastAsia"/>
          <w:sz w:val="18"/>
          <w:szCs w:val="18"/>
        </w:rPr>
        <w:t>ヒットが</w:t>
      </w:r>
      <w:r w:rsidRPr="00865F66">
        <w:rPr>
          <w:rFonts w:ascii="BIZ UDPGothic" w:eastAsia="BIZ UDPGothic" w:hAnsi="BIZ UDPGothic" w:cs="Times New Roman"/>
          <w:sz w:val="18"/>
          <w:szCs w:val="18"/>
        </w:rPr>
        <w:t>1</w:t>
      </w:r>
      <w:r w:rsidRPr="00865F66">
        <w:rPr>
          <w:rFonts w:ascii="BIZ UDPGothic" w:eastAsia="BIZ UDPGothic" w:hAnsi="BIZ UDPGothic" w:cs="Times New Roman" w:hint="eastAsia"/>
          <w:sz w:val="18"/>
          <w:szCs w:val="18"/>
        </w:rPr>
        <w:t>本もない確率を求めなさい．</w:t>
      </w:r>
    </w:p>
    <w:p w14:paraId="77004EA3" w14:textId="4F3169B2" w:rsidR="003308EE" w:rsidRPr="00926E98" w:rsidRDefault="00865F66" w:rsidP="00B27C81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 w:rsidRPr="00865F66">
        <w:rPr>
          <w:rFonts w:ascii="BIZ UDPGothic" w:eastAsia="BIZ UDPGothic" w:hAnsi="BIZ UDPGothic" w:cs="Times New Roman" w:hint="eastAsia"/>
          <w:sz w:val="18"/>
          <w:szCs w:val="18"/>
        </w:rPr>
        <w:t>ヒット数が</w:t>
      </w:r>
      <w:r w:rsidRPr="00865F66">
        <w:rPr>
          <w:rFonts w:ascii="BIZ UDPGothic" w:eastAsia="BIZ UDPGothic" w:hAnsi="BIZ UDPGothic" w:cs="Times New Roman"/>
          <w:sz w:val="18"/>
          <w:szCs w:val="18"/>
        </w:rPr>
        <w:t>3</w:t>
      </w:r>
      <w:r w:rsidRPr="00865F66">
        <w:rPr>
          <w:rFonts w:ascii="BIZ UDPGothic" w:eastAsia="BIZ UDPGothic" w:hAnsi="BIZ UDPGothic" w:cs="Times New Roman" w:hint="eastAsia"/>
          <w:sz w:val="18"/>
          <w:szCs w:val="18"/>
        </w:rPr>
        <w:t>本以上である確率を求めなさい．</w:t>
      </w:r>
    </w:p>
    <w:p w14:paraId="07B6B038" w14:textId="6B29C99E" w:rsidR="00347877" w:rsidRPr="00926E98" w:rsidRDefault="00347877" w:rsidP="00B06DCE">
      <w:pPr>
        <w:autoSpaceDE w:val="0"/>
        <w:autoSpaceDN w:val="0"/>
        <w:adjustRightInd w:val="0"/>
        <w:ind w:right="420"/>
        <w:textAlignment w:val="baseline"/>
        <w:rPr>
          <w:rFonts w:ascii="BIZ UDPGothic" w:eastAsia="BIZ UDPGothic" w:hAnsi="BIZ UDPGothic"/>
          <w:sz w:val="18"/>
          <w:szCs w:val="18"/>
          <w:lang w:eastAsia="zh-TW"/>
        </w:rPr>
      </w:pPr>
    </w:p>
    <w:p w14:paraId="318A64C9" w14:textId="40C3A52E" w:rsidR="00B06DCE" w:rsidRPr="006C45CB" w:rsidRDefault="005A48A0" w:rsidP="006C45CB">
      <w:pPr>
        <w:pStyle w:val="ListParagraph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spacing w:after="120"/>
        <w:ind w:leftChars="0"/>
        <w:jc w:val="left"/>
        <w:textAlignment w:val="baseline"/>
        <w:rPr>
          <w:rFonts w:ascii="BIZ UDPGothic" w:eastAsia="BIZ UDPGothic" w:hAnsi="BIZ UDPGothic" w:cs="Arial"/>
          <w:sz w:val="18"/>
          <w:szCs w:val="18"/>
        </w:rPr>
      </w:pPr>
      <w:bookmarkStart w:id="15" w:name="_Ref283885615"/>
      <w:r w:rsidRPr="005A48A0">
        <w:rPr>
          <w:rFonts w:ascii="BIZ UDPGothic" w:eastAsia="BIZ UDPGothic" w:hAnsi="BIZ UDPGothic" w:cs="Arial"/>
          <w:sz w:val="18"/>
          <w:szCs w:val="18"/>
        </w:rPr>
        <w:t>A</w:t>
      </w:r>
      <w:r w:rsidRPr="005A48A0">
        <w:rPr>
          <w:rFonts w:ascii="BIZ UDPGothic" w:eastAsia="BIZ UDPGothic" w:hAnsi="BIZ UDPGothic" w:cs="Arial" w:hint="eastAsia"/>
          <w:sz w:val="18"/>
          <w:szCs w:val="18"/>
        </w:rPr>
        <w:t>先生の研究室では，データ入力のアルバイトを雇っている．このアルバイトは，</w:t>
      </w:r>
      <w:r w:rsidRPr="005A48A0">
        <w:rPr>
          <w:rFonts w:ascii="BIZ UDPGothic" w:eastAsia="BIZ UDPGothic" w:hAnsi="BIZ UDPGothic" w:cs="Arial"/>
          <w:sz w:val="18"/>
          <w:szCs w:val="18"/>
        </w:rPr>
        <w:t>5,000</w:t>
      </w:r>
      <w:r w:rsidRPr="005A48A0">
        <w:rPr>
          <w:rFonts w:ascii="BIZ UDPGothic" w:eastAsia="BIZ UDPGothic" w:hAnsi="BIZ UDPGothic" w:cs="Arial" w:hint="eastAsia"/>
          <w:sz w:val="18"/>
          <w:szCs w:val="18"/>
        </w:rPr>
        <w:t>個に</w:t>
      </w:r>
      <w:r w:rsidRPr="005A48A0">
        <w:rPr>
          <w:rFonts w:ascii="BIZ UDPGothic" w:eastAsia="BIZ UDPGothic" w:hAnsi="BIZ UDPGothic" w:cs="Arial"/>
          <w:sz w:val="18"/>
          <w:szCs w:val="18"/>
        </w:rPr>
        <w:t>1</w:t>
      </w:r>
      <w:r w:rsidRPr="005A48A0">
        <w:rPr>
          <w:rFonts w:ascii="BIZ UDPGothic" w:eastAsia="BIZ UDPGothic" w:hAnsi="BIZ UDPGothic" w:cs="Arial" w:hint="eastAsia"/>
          <w:sz w:val="18"/>
          <w:szCs w:val="18"/>
        </w:rPr>
        <w:t>個の割合で入力ミスがあること</w:t>
      </w:r>
      <w:r w:rsidR="002767AA" w:rsidRPr="002767AA">
        <w:rPr>
          <w:rFonts w:ascii="BIZ UDPGothic" w:eastAsia="BIZ UDPGothic" w:hAnsi="BIZ UDPGothic" w:cs="Arial" w:hint="eastAsia"/>
          <w:sz w:val="18"/>
          <w:szCs w:val="18"/>
        </w:rPr>
        <w:t>がわかっている．これから入力するデータ</w:t>
      </w:r>
      <w:r w:rsidR="002767AA" w:rsidRPr="002767AA">
        <w:rPr>
          <w:rFonts w:ascii="BIZ UDPGothic" w:eastAsia="BIZ UDPGothic" w:hAnsi="BIZ UDPGothic" w:cs="Arial"/>
          <w:sz w:val="18"/>
          <w:szCs w:val="18"/>
        </w:rPr>
        <w:t>30,000</w:t>
      </w:r>
      <w:r w:rsidR="002767AA" w:rsidRPr="002767AA">
        <w:rPr>
          <w:rFonts w:ascii="BIZ UDPGothic" w:eastAsia="BIZ UDPGothic" w:hAnsi="BIZ UDPGothic" w:cs="Arial" w:hint="eastAsia"/>
          <w:sz w:val="18"/>
          <w:szCs w:val="18"/>
        </w:rPr>
        <w:t>個のうち，入力ミスの数を</w:t>
      </w:r>
      <w:r w:rsidR="002767AA" w:rsidRPr="002767AA">
        <w:rPr>
          <w:rFonts w:ascii="Cambria Math" w:eastAsia="BIZ UDPGothic" w:hAnsi="Cambria Math" w:cs="Cambria Math"/>
          <w:sz w:val="18"/>
          <w:szCs w:val="18"/>
        </w:rPr>
        <w:t>𝑥</w:t>
      </w:r>
      <w:r w:rsidR="002767AA" w:rsidRPr="002767AA">
        <w:rPr>
          <w:rFonts w:ascii="BIZ UDPGothic" w:eastAsia="BIZ UDPGothic" w:hAnsi="BIZ UDPGothic" w:cs="Arial" w:hint="eastAsia"/>
          <w:sz w:val="18"/>
          <w:szCs w:val="18"/>
        </w:rPr>
        <w:t>とすると，その確率分布はポアソン分布で近似できるものとする</w:t>
      </w:r>
      <w:r w:rsidR="00C919FD">
        <w:rPr>
          <w:rFonts w:ascii="BIZ UDPGothic" w:eastAsia="BIZ UDPGothic" w:hAnsi="BIZ UDPGothic" w:cs="Arial" w:hint="eastAsia"/>
          <w:sz w:val="18"/>
          <w:szCs w:val="18"/>
        </w:rPr>
        <w:t>．</w:t>
      </w:r>
      <w:r w:rsidR="002767AA" w:rsidRPr="006C45CB">
        <w:rPr>
          <w:rFonts w:ascii="BIZ UDPGothic" w:eastAsia="BIZ UDPGothic" w:hAnsi="BIZ UDPGothic" w:cs="Arial"/>
          <w:sz w:val="18"/>
          <w:szCs w:val="18"/>
        </w:rPr>
        <w:t xml:space="preserve"> </w:t>
      </w:r>
    </w:p>
    <w:p w14:paraId="44E2197F" w14:textId="79962942" w:rsidR="00347877" w:rsidRPr="00926E98" w:rsidRDefault="00704C89" w:rsidP="00B27C81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 w:rsidRPr="00704C89">
        <w:rPr>
          <w:rFonts w:ascii="BIZ UDPGothic" w:eastAsia="BIZ UDPGothic" w:hAnsi="BIZ UDPGothic" w:cs="Times New Roman" w:hint="eastAsia"/>
          <w:sz w:val="18"/>
          <w:szCs w:val="18"/>
        </w:rPr>
        <w:t>入力ミスの数の期待値と分散を求めなさい</w:t>
      </w:r>
      <w:r w:rsidR="00CA04C8">
        <w:rPr>
          <w:rFonts w:ascii="BIZ UDPGothic" w:eastAsia="BIZ UDPGothic" w:hAnsi="BIZ UDPGothic" w:cs="Times New Roman" w:hint="eastAsia"/>
          <w:sz w:val="18"/>
          <w:szCs w:val="18"/>
        </w:rPr>
        <w:t>．</w:t>
      </w:r>
    </w:p>
    <w:p w14:paraId="580FB975" w14:textId="63F916D9" w:rsidR="00347877" w:rsidRDefault="00DE4461" w:rsidP="00B27C81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 w:rsidRPr="00DE4461">
        <w:rPr>
          <w:rFonts w:ascii="BIZ UDPGothic" w:eastAsia="BIZ UDPGothic" w:hAnsi="BIZ UDPGothic" w:cs="Times New Roman" w:hint="eastAsia"/>
          <w:sz w:val="18"/>
          <w:szCs w:val="18"/>
        </w:rPr>
        <w:t>確率分布関数を示しなさい</w:t>
      </w:r>
      <w:r w:rsidR="00CA04C8">
        <w:rPr>
          <w:rFonts w:ascii="BIZ UDPGothic" w:eastAsia="BIZ UDPGothic" w:hAnsi="BIZ UDPGothic" w:cs="Times New Roman" w:hint="eastAsia"/>
          <w:sz w:val="18"/>
          <w:szCs w:val="18"/>
        </w:rPr>
        <w:t>．</w:t>
      </w:r>
      <w:bookmarkEnd w:id="15"/>
    </w:p>
    <w:p w14:paraId="425783C5" w14:textId="2A06A2AC" w:rsidR="002767AA" w:rsidRDefault="00DE4461" w:rsidP="00B27C81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 w:rsidRPr="00DE4461">
        <w:rPr>
          <w:rFonts w:ascii="BIZ UDPGothic" w:eastAsia="BIZ UDPGothic" w:hAnsi="BIZ UDPGothic" w:cs="Times New Roman" w:hint="eastAsia"/>
          <w:sz w:val="18"/>
          <w:szCs w:val="18"/>
        </w:rPr>
        <w:t>入力ミスが</w:t>
      </w:r>
      <w:r w:rsidRPr="00DE4461">
        <w:rPr>
          <w:rFonts w:ascii="BIZ UDPGothic" w:eastAsia="BIZ UDPGothic" w:hAnsi="BIZ UDPGothic" w:cs="Times New Roman"/>
          <w:sz w:val="18"/>
          <w:szCs w:val="18"/>
        </w:rPr>
        <w:t>1</w:t>
      </w:r>
      <w:r w:rsidRPr="00DE4461">
        <w:rPr>
          <w:rFonts w:ascii="BIZ UDPGothic" w:eastAsia="BIZ UDPGothic" w:hAnsi="BIZ UDPGothic" w:cs="Times New Roman" w:hint="eastAsia"/>
          <w:sz w:val="18"/>
          <w:szCs w:val="18"/>
        </w:rPr>
        <w:t>個も含まれない確率を求めなさい．</w:t>
      </w:r>
    </w:p>
    <w:p w14:paraId="7210491B" w14:textId="4F5000AD" w:rsidR="00DE4461" w:rsidRDefault="00DE4461" w:rsidP="00B27C81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 w:rsidRPr="00DE4461">
        <w:rPr>
          <w:rFonts w:ascii="BIZ UDPGothic" w:eastAsia="BIZ UDPGothic" w:hAnsi="BIZ UDPGothic" w:cs="Times New Roman" w:hint="eastAsia"/>
          <w:sz w:val="18"/>
          <w:szCs w:val="18"/>
        </w:rPr>
        <w:t>入力ミスの数が</w:t>
      </w:r>
      <w:del w:id="16" w:author="須永大介" w:date="2026-01-03T12:18:00Z" w16du:dateUtc="2026-01-03T03:18:00Z">
        <w:r w:rsidRPr="00DE4461" w:rsidDel="00A97B37">
          <w:rPr>
            <w:rFonts w:ascii="BIZ UDPGothic" w:eastAsia="BIZ UDPGothic" w:hAnsi="BIZ UDPGothic" w:cs="Times New Roman"/>
            <w:sz w:val="18"/>
            <w:szCs w:val="18"/>
          </w:rPr>
          <w:delText>5</w:delText>
        </w:r>
      </w:del>
      <w:ins w:id="17" w:author="須永大介" w:date="2026-01-03T12:18:00Z" w16du:dateUtc="2026-01-03T03:18:00Z">
        <w:r w:rsidR="00A97B37">
          <w:rPr>
            <w:rFonts w:ascii="BIZ UDPGothic" w:eastAsia="BIZ UDPGothic" w:hAnsi="BIZ UDPGothic" w:cs="Times New Roman" w:hint="eastAsia"/>
            <w:sz w:val="18"/>
            <w:szCs w:val="18"/>
          </w:rPr>
          <w:t>1</w:t>
        </w:r>
      </w:ins>
      <w:r w:rsidRPr="00DE4461">
        <w:rPr>
          <w:rFonts w:ascii="BIZ UDPGothic" w:eastAsia="BIZ UDPGothic" w:hAnsi="BIZ UDPGothic" w:cs="Times New Roman" w:hint="eastAsia"/>
          <w:sz w:val="18"/>
          <w:szCs w:val="18"/>
        </w:rPr>
        <w:t>個以下である確率を求めなさい．</w:t>
      </w:r>
    </w:p>
    <w:p w14:paraId="6E4A9EFC" w14:textId="77777777" w:rsidR="00347877" w:rsidRPr="00926E98" w:rsidRDefault="00347877" w:rsidP="00B06DCE">
      <w:pPr>
        <w:rPr>
          <w:rFonts w:ascii="BIZ UDPGothic" w:eastAsia="BIZ UDPGothic" w:hAnsi="BIZ UDPGothic"/>
          <w:sz w:val="18"/>
          <w:szCs w:val="18"/>
        </w:rPr>
      </w:pPr>
    </w:p>
    <w:p w14:paraId="086CA1B8" w14:textId="4C590737" w:rsidR="00B06DCE" w:rsidRPr="00926E98" w:rsidRDefault="00C5079A" w:rsidP="00B27C81">
      <w:pPr>
        <w:pStyle w:val="ListParagraph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spacing w:after="120"/>
        <w:ind w:leftChars="0"/>
        <w:jc w:val="left"/>
        <w:textAlignment w:val="baseline"/>
        <w:rPr>
          <w:rFonts w:ascii="BIZ UDPGothic" w:eastAsia="BIZ UDPGothic" w:hAnsi="BIZ UDPGothic" w:cs="Arial"/>
          <w:sz w:val="18"/>
          <w:szCs w:val="18"/>
        </w:rPr>
      </w:pPr>
      <w:bookmarkStart w:id="18" w:name="_Ref283885632"/>
      <w:bookmarkStart w:id="19" w:name="_Ref346194175"/>
      <w:r>
        <w:rPr>
          <w:rFonts w:ascii="BIZ UDPGothic" w:eastAsia="BIZ UDPGothic" w:hAnsi="BIZ UDPGothic" w:hint="eastAsia"/>
          <w:sz w:val="18"/>
          <w:szCs w:val="18"/>
        </w:rPr>
        <w:t>以下の問いに答えなさい</w:t>
      </w:r>
      <w:r w:rsidR="00A21877">
        <w:rPr>
          <w:rFonts w:ascii="BIZ UDPGothic" w:eastAsia="BIZ UDPGothic" w:hAnsi="BIZ UDPGothic" w:cs="Arial" w:hint="eastAsia"/>
          <w:sz w:val="18"/>
          <w:szCs w:val="18"/>
        </w:rPr>
        <w:t>．</w:t>
      </w:r>
      <w:r w:rsidR="00627167">
        <w:rPr>
          <w:rFonts w:ascii="BIZ UDPGothic" w:eastAsia="BIZ UDPGothic" w:hAnsi="BIZ UDPGothic" w:cs="Arial" w:hint="eastAsia"/>
          <w:sz w:val="18"/>
          <w:szCs w:val="18"/>
        </w:rPr>
        <w:t>なお，分数で回答してもよい．</w:t>
      </w:r>
    </w:p>
    <w:p w14:paraId="5DC417D3" w14:textId="4E141ABF" w:rsidR="00347877" w:rsidRPr="00926E98" w:rsidRDefault="00C5079A" w:rsidP="00B27C81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トランプ52枚（ジョーカーを除いた13枚×4スート）から1枚引き，引いたカードを戻さずにもう1枚引く．</w:t>
      </w:r>
      <w:r>
        <w:rPr>
          <w:rFonts w:ascii="BIZ UDPGothic" w:eastAsia="BIZ UDPGothic" w:hAnsi="BIZ UDPGothic" w:cs="Times New Roman"/>
          <w:sz w:val="18"/>
          <w:szCs w:val="18"/>
        </w:rPr>
        <w:br/>
      </w:r>
      <w:r>
        <w:rPr>
          <w:rFonts w:ascii="BIZ UDPGothic" w:eastAsia="BIZ UDPGothic" w:hAnsi="BIZ UDPGothic" w:cs="Times New Roman" w:hint="eastAsia"/>
          <w:sz w:val="18"/>
          <w:szCs w:val="18"/>
        </w:rPr>
        <w:t>引いた2枚のトランプのうち，少なくとも1枚が</w:t>
      </w:r>
      <w:r w:rsidR="006D4CBF">
        <w:rPr>
          <w:rFonts w:ascii="BIZ UDPGothic" w:eastAsia="BIZ UDPGothic" w:hAnsi="BIZ UDPGothic" w:cs="Times New Roman" w:hint="eastAsia"/>
          <w:sz w:val="18"/>
          <w:szCs w:val="18"/>
        </w:rPr>
        <w:t>スペード</w:t>
      </w:r>
      <w:r>
        <w:rPr>
          <w:rFonts w:ascii="BIZ UDPGothic" w:eastAsia="BIZ UDPGothic" w:hAnsi="BIZ UDPGothic" w:cs="Times New Roman" w:hint="eastAsia"/>
          <w:sz w:val="18"/>
          <w:szCs w:val="18"/>
        </w:rPr>
        <w:t>である確率はいくつか．</w:t>
      </w:r>
    </w:p>
    <w:bookmarkEnd w:id="18"/>
    <w:p w14:paraId="0654C8AA" w14:textId="50DDDB9C" w:rsidR="000C03B6" w:rsidRPr="000C03B6" w:rsidRDefault="000C03B6" w:rsidP="000C03B6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あるクラスでは，学生40人のうち，男子が2</w:t>
      </w:r>
      <w:r w:rsidR="00451264">
        <w:rPr>
          <w:rFonts w:ascii="BIZ UDPGothic" w:eastAsia="BIZ UDPGothic" w:hAnsi="BIZ UDPGothic" w:cs="Times New Roman" w:hint="eastAsia"/>
          <w:sz w:val="18"/>
          <w:szCs w:val="18"/>
        </w:rPr>
        <w:t>0</w:t>
      </w:r>
      <w:r>
        <w:rPr>
          <w:rFonts w:ascii="BIZ UDPGothic" w:eastAsia="BIZ UDPGothic" w:hAnsi="BIZ UDPGothic" w:cs="Times New Roman" w:hint="eastAsia"/>
          <w:sz w:val="18"/>
          <w:szCs w:val="18"/>
        </w:rPr>
        <w:t>人，女子が</w:t>
      </w:r>
      <w:r w:rsidR="00451264">
        <w:rPr>
          <w:rFonts w:ascii="BIZ UDPGothic" w:eastAsia="BIZ UDPGothic" w:hAnsi="BIZ UDPGothic" w:cs="Times New Roman" w:hint="eastAsia"/>
          <w:sz w:val="18"/>
          <w:szCs w:val="18"/>
        </w:rPr>
        <w:t>20</w:t>
      </w:r>
      <w:r>
        <w:rPr>
          <w:rFonts w:ascii="BIZ UDPGothic" w:eastAsia="BIZ UDPGothic" w:hAnsi="BIZ UDPGothic" w:cs="Times New Roman" w:hint="eastAsia"/>
          <w:sz w:val="18"/>
          <w:szCs w:val="18"/>
        </w:rPr>
        <w:t>人である</w:t>
      </w:r>
      <w:r w:rsidR="00A21877">
        <w:rPr>
          <w:rFonts w:ascii="BIZ UDPGothic" w:eastAsia="BIZ UDPGothic" w:hAnsi="BIZ UDPGothic" w:cs="Times New Roman" w:hint="eastAsia"/>
          <w:sz w:val="18"/>
          <w:szCs w:val="18"/>
        </w:rPr>
        <w:t>．</w:t>
      </w:r>
      <w:bookmarkEnd w:id="19"/>
      <w:r>
        <w:rPr>
          <w:rFonts w:ascii="BIZ UDPGothic" w:eastAsia="BIZ UDPGothic" w:hAnsi="BIZ UDPGothic" w:cs="Times New Roman" w:hint="eastAsia"/>
          <w:sz w:val="18"/>
          <w:szCs w:val="18"/>
        </w:rPr>
        <w:t>また，統計学が得意な学生は</w:t>
      </w:r>
      <w:r w:rsidR="00847875">
        <w:rPr>
          <w:rFonts w:ascii="BIZ UDPGothic" w:eastAsia="BIZ UDPGothic" w:hAnsi="BIZ UDPGothic" w:cs="Times New Roman" w:hint="eastAsia"/>
          <w:sz w:val="18"/>
          <w:szCs w:val="18"/>
        </w:rPr>
        <w:t>15</w:t>
      </w:r>
      <w:r>
        <w:rPr>
          <w:rFonts w:ascii="BIZ UDPGothic" w:eastAsia="BIZ UDPGothic" w:hAnsi="BIZ UDPGothic" w:cs="Times New Roman" w:hint="eastAsia"/>
          <w:sz w:val="18"/>
          <w:szCs w:val="18"/>
        </w:rPr>
        <w:t>人おり，</w:t>
      </w:r>
      <w:r>
        <w:rPr>
          <w:rFonts w:ascii="BIZ UDPGothic" w:eastAsia="BIZ UDPGothic" w:hAnsi="BIZ UDPGothic" w:cs="Times New Roman"/>
          <w:sz w:val="18"/>
          <w:szCs w:val="18"/>
        </w:rPr>
        <w:br/>
      </w:r>
      <w:r>
        <w:rPr>
          <w:rFonts w:ascii="BIZ UDPGothic" w:eastAsia="BIZ UDPGothic" w:hAnsi="BIZ UDPGothic" w:cs="Times New Roman" w:hint="eastAsia"/>
          <w:sz w:val="18"/>
          <w:szCs w:val="18"/>
        </w:rPr>
        <w:t>そのうちの</w:t>
      </w:r>
      <w:r w:rsidR="00847875">
        <w:rPr>
          <w:rFonts w:ascii="BIZ UDPGothic" w:eastAsia="BIZ UDPGothic" w:hAnsi="BIZ UDPGothic" w:cs="Times New Roman" w:hint="eastAsia"/>
          <w:sz w:val="18"/>
          <w:szCs w:val="18"/>
        </w:rPr>
        <w:t>8</w:t>
      </w:r>
      <w:r>
        <w:rPr>
          <w:rFonts w:ascii="BIZ UDPGothic" w:eastAsia="BIZ UDPGothic" w:hAnsi="BIZ UDPGothic" w:cs="Times New Roman" w:hint="eastAsia"/>
          <w:sz w:val="18"/>
          <w:szCs w:val="18"/>
        </w:rPr>
        <w:t>人が男子である．ランダムに学生を1人選ぶとき，その学生が</w:t>
      </w:r>
      <w:r>
        <w:rPr>
          <w:rFonts w:ascii="BIZ UDPGothic" w:eastAsia="BIZ UDPGothic" w:hAnsi="BIZ UDPGothic" w:cs="Times New Roman"/>
          <w:sz w:val="18"/>
          <w:szCs w:val="18"/>
        </w:rPr>
        <w:br/>
      </w:r>
      <w:r>
        <w:rPr>
          <w:rFonts w:ascii="BIZ UDPGothic" w:eastAsia="BIZ UDPGothic" w:hAnsi="BIZ UDPGothic" w:cs="Times New Roman" w:hint="eastAsia"/>
          <w:sz w:val="18"/>
          <w:szCs w:val="18"/>
        </w:rPr>
        <w:t>「統計学が得意である」という条件のもとで，「男子である」確率はいくつか．</w:t>
      </w:r>
    </w:p>
    <w:p w14:paraId="12D789D1" w14:textId="77777777" w:rsidR="00347877" w:rsidRDefault="00347877" w:rsidP="00B06DCE">
      <w:pPr>
        <w:rPr>
          <w:rFonts w:ascii="BIZ UDPGothic" w:eastAsia="BIZ UDPGothic" w:hAnsi="BIZ UDPGothic"/>
          <w:sz w:val="18"/>
          <w:szCs w:val="18"/>
        </w:rPr>
      </w:pPr>
    </w:p>
    <w:p w14:paraId="363EFEE0" w14:textId="77777777" w:rsidR="00340DAB" w:rsidRDefault="00340DAB">
      <w:pPr>
        <w:rPr>
          <w:rFonts w:ascii="BIZ UDPGothic" w:eastAsia="BIZ UDPGothic" w:hAnsi="BIZ UDPGothic" w:cs="Arial"/>
          <w:kern w:val="2"/>
          <w:sz w:val="18"/>
          <w:szCs w:val="18"/>
        </w:rPr>
      </w:pPr>
      <w:r>
        <w:rPr>
          <w:rFonts w:ascii="BIZ UDPGothic" w:eastAsia="BIZ UDPGothic" w:hAnsi="BIZ UDPGothic" w:cs="Arial"/>
          <w:sz w:val="18"/>
          <w:szCs w:val="18"/>
        </w:rPr>
        <w:br w:type="page"/>
      </w:r>
    </w:p>
    <w:p w14:paraId="59B941D5" w14:textId="64E4BD4C" w:rsidR="000C03B6" w:rsidRDefault="00BA4A60" w:rsidP="000C03B6">
      <w:pPr>
        <w:pStyle w:val="ListParagraph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spacing w:after="120"/>
        <w:ind w:leftChars="0"/>
        <w:jc w:val="left"/>
        <w:textAlignment w:val="baseline"/>
        <w:rPr>
          <w:rFonts w:ascii="BIZ UDPGothic" w:eastAsia="BIZ UDPGothic" w:hAnsi="BIZ UDPGothic" w:cs="Arial"/>
          <w:sz w:val="18"/>
          <w:szCs w:val="18"/>
        </w:rPr>
      </w:pPr>
      <w:r>
        <w:rPr>
          <w:rFonts w:ascii="BIZ UDPGothic" w:eastAsia="BIZ UDPGothic" w:hAnsi="BIZ UDPGothic" w:cs="Arial" w:hint="eastAsia"/>
          <w:sz w:val="18"/>
          <w:szCs w:val="18"/>
        </w:rPr>
        <w:lastRenderedPageBreak/>
        <w:t>ある</w:t>
      </w:r>
      <w:r w:rsidR="000C03B6">
        <w:rPr>
          <w:rFonts w:ascii="BIZ UDPGothic" w:eastAsia="BIZ UDPGothic" w:hAnsi="BIZ UDPGothic" w:cs="Arial" w:hint="eastAsia"/>
          <w:sz w:val="18"/>
          <w:szCs w:val="18"/>
        </w:rPr>
        <w:t>クラス</w:t>
      </w:r>
      <w:r w:rsidR="000713A0">
        <w:rPr>
          <w:rFonts w:ascii="BIZ UDPGothic" w:eastAsia="BIZ UDPGothic" w:hAnsi="BIZ UDPGothic" w:cs="Arial" w:hint="eastAsia"/>
          <w:sz w:val="18"/>
          <w:szCs w:val="18"/>
        </w:rPr>
        <w:t>Aの</w:t>
      </w:r>
      <w:r w:rsidR="000C03B6">
        <w:rPr>
          <w:rFonts w:ascii="BIZ UDPGothic" w:eastAsia="BIZ UDPGothic" w:hAnsi="BIZ UDPGothic" w:cs="Arial" w:hint="eastAsia"/>
          <w:sz w:val="18"/>
          <w:szCs w:val="18"/>
        </w:rPr>
        <w:t>全員</w:t>
      </w:r>
      <w:r w:rsidR="00612B35">
        <w:rPr>
          <w:rFonts w:ascii="BIZ UDPGothic" w:eastAsia="BIZ UDPGothic" w:hAnsi="BIZ UDPGothic" w:cs="Arial" w:hint="eastAsia"/>
          <w:sz w:val="18"/>
          <w:szCs w:val="18"/>
        </w:rPr>
        <w:t>の統計学の試験</w:t>
      </w:r>
      <w:r w:rsidR="000C03B6">
        <w:rPr>
          <w:rFonts w:ascii="BIZ UDPGothic" w:eastAsia="BIZ UDPGothic" w:hAnsi="BIZ UDPGothic" w:cs="Arial" w:hint="eastAsia"/>
          <w:sz w:val="18"/>
          <w:szCs w:val="18"/>
        </w:rPr>
        <w:t>得点を調べたところ，クラスの平均点は</w:t>
      </w:r>
      <w:r w:rsidR="002323C3">
        <w:rPr>
          <w:rFonts w:ascii="BIZ UDPGothic" w:eastAsia="BIZ UDPGothic" w:hAnsi="BIZ UDPGothic" w:cs="Arial" w:hint="eastAsia"/>
          <w:sz w:val="18"/>
          <w:szCs w:val="18"/>
        </w:rPr>
        <w:t>6</w:t>
      </w:r>
      <w:r w:rsidR="005775CA">
        <w:rPr>
          <w:rFonts w:ascii="BIZ UDPGothic" w:eastAsia="BIZ UDPGothic" w:hAnsi="BIZ UDPGothic" w:cs="Arial" w:hint="eastAsia"/>
          <w:sz w:val="18"/>
          <w:szCs w:val="18"/>
        </w:rPr>
        <w:t>0</w:t>
      </w:r>
      <w:r w:rsidR="000C03B6">
        <w:rPr>
          <w:rFonts w:ascii="BIZ UDPGothic" w:eastAsia="BIZ UDPGothic" w:hAnsi="BIZ UDPGothic" w:cs="Arial" w:hint="eastAsia"/>
          <w:sz w:val="18"/>
          <w:szCs w:val="18"/>
        </w:rPr>
        <w:t>点，標準偏差は</w:t>
      </w:r>
      <w:r w:rsidR="002323C3">
        <w:rPr>
          <w:rFonts w:ascii="BIZ UDPGothic" w:eastAsia="BIZ UDPGothic" w:hAnsi="BIZ UDPGothic" w:cs="Arial" w:hint="eastAsia"/>
          <w:sz w:val="18"/>
          <w:szCs w:val="18"/>
        </w:rPr>
        <w:t>1</w:t>
      </w:r>
      <w:r w:rsidR="005775CA">
        <w:rPr>
          <w:rFonts w:ascii="BIZ UDPGothic" w:eastAsia="BIZ UDPGothic" w:hAnsi="BIZ UDPGothic" w:cs="Arial" w:hint="eastAsia"/>
          <w:sz w:val="18"/>
          <w:szCs w:val="18"/>
        </w:rPr>
        <w:t>0</w:t>
      </w:r>
      <w:r w:rsidR="000C03B6">
        <w:rPr>
          <w:rFonts w:ascii="BIZ UDPGothic" w:eastAsia="BIZ UDPGothic" w:hAnsi="BIZ UDPGothic" w:cs="Arial" w:hint="eastAsia"/>
          <w:sz w:val="18"/>
          <w:szCs w:val="18"/>
        </w:rPr>
        <w:t>点であった．</w:t>
      </w:r>
      <w:r w:rsidR="000C03B6">
        <w:rPr>
          <w:rFonts w:ascii="BIZ UDPGothic" w:eastAsia="BIZ UDPGothic" w:hAnsi="BIZ UDPGothic" w:cs="Arial"/>
          <w:sz w:val="18"/>
          <w:szCs w:val="18"/>
        </w:rPr>
        <w:br/>
      </w:r>
      <w:r w:rsidR="000C03B6">
        <w:rPr>
          <w:rFonts w:ascii="BIZ UDPGothic" w:eastAsia="BIZ UDPGothic" w:hAnsi="BIZ UDPGothic" w:cs="Arial" w:hint="eastAsia"/>
          <w:sz w:val="18"/>
          <w:szCs w:val="18"/>
        </w:rPr>
        <w:t>このクラスに所属する学生の得点は，正規分布</w:t>
      </w:r>
      <m:oMath>
        <m:r>
          <w:rPr>
            <w:rFonts w:ascii="Cambria Math" w:eastAsia="BIZ UDPGothic" w:hAnsi="Cambria Math" w:cs="Arial"/>
            <w:sz w:val="18"/>
            <w:szCs w:val="18"/>
          </w:rPr>
          <m:t>N</m:t>
        </m:r>
        <m:d>
          <m:dPr>
            <m:ctrlPr>
              <w:rPr>
                <w:rFonts w:ascii="Cambria Math" w:eastAsia="BIZ UDPGothic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BIZ UDPGothic" w:hAnsi="Cambria Math" w:cs="Arial"/>
                <w:sz w:val="18"/>
                <w:szCs w:val="18"/>
              </w:rPr>
              <m:t>6</m:t>
            </m:r>
            <m:r>
              <w:rPr>
                <w:rFonts w:ascii="Cambria Math" w:eastAsia="BIZ UDPGothic" w:hAnsi="Cambria Math" w:cs="Arial" w:hint="eastAsia"/>
                <w:sz w:val="18"/>
                <w:szCs w:val="18"/>
              </w:rPr>
              <m:t>0</m:t>
            </m:r>
            <m:r>
              <w:rPr>
                <w:rFonts w:ascii="Cambria Math" w:eastAsia="BIZ UDPGothic" w:hAnsi="Cambria Math" w:cs="Arial"/>
                <w:sz w:val="18"/>
                <w:szCs w:val="18"/>
              </w:rPr>
              <m:t xml:space="preserve">, </m:t>
            </m:r>
            <m:sSup>
              <m:sSupPr>
                <m:ctrlPr>
                  <w:rPr>
                    <w:rFonts w:ascii="Cambria Math" w:eastAsia="BIZ UDPGothic" w:hAnsi="Cambria Math" w:cs="Arial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="BIZ UDPGothic" w:hAnsi="Cambria Math" w:cs="Arial"/>
                    <w:sz w:val="18"/>
                    <w:szCs w:val="18"/>
                  </w:rPr>
                  <m:t>1</m:t>
                </m:r>
                <m:r>
                  <w:rPr>
                    <w:rFonts w:ascii="Cambria Math" w:eastAsia="BIZ UDPGothic" w:hAnsi="Cambria Math" w:cs="Arial" w:hint="eastAsia"/>
                    <w:sz w:val="18"/>
                    <w:szCs w:val="18"/>
                  </w:rPr>
                  <m:t>0</m:t>
                </m:r>
              </m:e>
              <m:sup>
                <m:r>
                  <w:rPr>
                    <w:rFonts w:ascii="Cambria Math" w:eastAsia="BIZ UDPGothic" w:hAnsi="Cambria Math" w:cs="Arial"/>
                    <w:sz w:val="18"/>
                    <w:szCs w:val="18"/>
                  </w:rPr>
                  <m:t>2</m:t>
                </m:r>
              </m:sup>
            </m:sSup>
          </m:e>
        </m:d>
      </m:oMath>
      <w:r w:rsidR="000C03B6">
        <w:rPr>
          <w:rFonts w:ascii="BIZ UDPGothic" w:eastAsia="BIZ UDPGothic" w:hAnsi="BIZ UDPGothic" w:cs="Arial" w:hint="eastAsia"/>
          <w:sz w:val="18"/>
          <w:szCs w:val="18"/>
        </w:rPr>
        <w:t>にしたがう確率変数</w:t>
      </w:r>
      <m:oMath>
        <m:r>
          <w:rPr>
            <w:rFonts w:ascii="Cambria Math" w:eastAsia="BIZ UDPGothic" w:hAnsi="Cambria Math" w:cs="Arial"/>
            <w:sz w:val="18"/>
            <w:szCs w:val="18"/>
          </w:rPr>
          <m:t>x</m:t>
        </m:r>
      </m:oMath>
      <w:r w:rsidR="000C03B6">
        <w:rPr>
          <w:rFonts w:ascii="BIZ UDPGothic" w:eastAsia="BIZ UDPGothic" w:hAnsi="BIZ UDPGothic" w:cs="Arial" w:hint="eastAsia"/>
          <w:sz w:val="18"/>
          <w:szCs w:val="18"/>
        </w:rPr>
        <w:t>であるとする．</w:t>
      </w:r>
      <w:r w:rsidR="000C03B6">
        <w:rPr>
          <w:rFonts w:ascii="BIZ UDPGothic" w:eastAsia="BIZ UDPGothic" w:hAnsi="BIZ UDPGothic" w:cs="Arial"/>
          <w:sz w:val="18"/>
          <w:szCs w:val="18"/>
        </w:rPr>
        <w:br/>
      </w:r>
      <w:r w:rsidR="000C03B6">
        <w:rPr>
          <w:rFonts w:ascii="BIZ UDPGothic" w:eastAsia="BIZ UDPGothic" w:hAnsi="BIZ UDPGothic" w:cs="Arial" w:hint="eastAsia"/>
          <w:sz w:val="18"/>
          <w:szCs w:val="18"/>
        </w:rPr>
        <w:t>ただし，</w:t>
      </w:r>
      <w:r w:rsidR="000C03B6" w:rsidRPr="00627167">
        <w:rPr>
          <w:rFonts w:ascii="BIZ UDPGothic" w:eastAsia="BIZ UDPGothic" w:hAnsi="BIZ UDPGothic" w:cs="Arial" w:hint="eastAsia"/>
          <w:sz w:val="18"/>
          <w:szCs w:val="18"/>
          <w:u w:val="wave"/>
        </w:rPr>
        <w:t>得点はすべて整数値</w:t>
      </w:r>
      <w:r w:rsidR="000C03B6">
        <w:rPr>
          <w:rFonts w:ascii="BIZ UDPGothic" w:eastAsia="BIZ UDPGothic" w:hAnsi="BIZ UDPGothic" w:cs="Arial" w:hint="eastAsia"/>
          <w:sz w:val="18"/>
          <w:szCs w:val="18"/>
        </w:rPr>
        <w:t>とする．</w:t>
      </w:r>
    </w:p>
    <w:p w14:paraId="03940BC4" w14:textId="1770856F" w:rsidR="000C03B6" w:rsidRPr="00926E98" w:rsidRDefault="000C03B6" w:rsidP="000C03B6">
      <w:pPr>
        <w:pStyle w:val="ListParagraph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得点が</w:t>
      </w:r>
      <w:r w:rsidR="00C65068">
        <w:rPr>
          <w:rFonts w:ascii="BIZ UDPGothic" w:eastAsia="BIZ UDPGothic" w:hAnsi="BIZ UDPGothic" w:cs="Times New Roman" w:hint="eastAsia"/>
          <w:sz w:val="18"/>
          <w:szCs w:val="18"/>
        </w:rPr>
        <w:t>75</w:t>
      </w:r>
      <w:r>
        <w:rPr>
          <w:rFonts w:ascii="BIZ UDPGothic" w:eastAsia="BIZ UDPGothic" w:hAnsi="BIZ UDPGothic" w:cs="Times New Roman" w:hint="eastAsia"/>
          <w:sz w:val="18"/>
          <w:szCs w:val="18"/>
        </w:rPr>
        <w:t>点以上の学生は何パーセントか．</w:t>
      </w:r>
    </w:p>
    <w:p w14:paraId="225007A4" w14:textId="76C94517" w:rsidR="00645489" w:rsidRDefault="000C03B6" w:rsidP="00254947">
      <w:pPr>
        <w:pStyle w:val="ListParagraph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/>
          <w:sz w:val="18"/>
          <w:szCs w:val="18"/>
        </w:rPr>
      </w:pPr>
      <w:r w:rsidRPr="00340DAB">
        <w:rPr>
          <w:rFonts w:ascii="BIZ UDPGothic" w:eastAsia="BIZ UDPGothic" w:hAnsi="BIZ UDPGothic" w:cs="Times New Roman" w:hint="eastAsia"/>
          <w:sz w:val="18"/>
          <w:szCs w:val="18"/>
        </w:rPr>
        <w:t>得点が上位</w:t>
      </w:r>
      <w:r w:rsidR="00C65068" w:rsidRPr="00340DAB">
        <w:rPr>
          <w:rFonts w:ascii="BIZ UDPGothic" w:eastAsia="BIZ UDPGothic" w:hAnsi="BIZ UDPGothic" w:cs="Times New Roman" w:hint="eastAsia"/>
          <w:sz w:val="18"/>
          <w:szCs w:val="18"/>
        </w:rPr>
        <w:t>10</w:t>
      </w:r>
      <w:r w:rsidRPr="00340DAB">
        <w:rPr>
          <w:rFonts w:ascii="BIZ UDPGothic" w:eastAsia="BIZ UDPGothic" w:hAnsi="BIZ UDPGothic" w:cs="Times New Roman" w:hint="eastAsia"/>
          <w:sz w:val="18"/>
          <w:szCs w:val="18"/>
        </w:rPr>
        <w:t>%の学生をS評価とするとき，対象となるのは得点が何点以上の学生か．</w:t>
      </w:r>
      <w:r w:rsidR="002323C3" w:rsidRPr="00340DAB">
        <w:rPr>
          <w:rFonts w:ascii="BIZ UDPGothic" w:eastAsia="BIZ UDPGothic" w:hAnsi="BIZ UDPGothic" w:cs="Times New Roman"/>
          <w:sz w:val="18"/>
          <w:szCs w:val="18"/>
        </w:rPr>
        <w:br/>
      </w:r>
      <w:r w:rsidR="002323C3" w:rsidRPr="00340DAB">
        <w:rPr>
          <w:rFonts w:ascii="BIZ UDPGothic" w:eastAsia="BIZ UDPGothic" w:hAnsi="BIZ UDPGothic" w:cs="Times New Roman" w:hint="eastAsia"/>
          <w:sz w:val="18"/>
          <w:szCs w:val="18"/>
        </w:rPr>
        <w:t>ただし，上側確率</w:t>
      </w:r>
      <w:r w:rsidR="00C65068" w:rsidRPr="00340DAB">
        <w:rPr>
          <w:rFonts w:ascii="BIZ UDPGothic" w:eastAsia="BIZ UDPGothic" w:hAnsi="BIZ UDPGothic" w:cs="Times New Roman" w:hint="eastAsia"/>
          <w:sz w:val="18"/>
          <w:szCs w:val="18"/>
        </w:rPr>
        <w:t>10</w:t>
      </w:r>
      <w:r w:rsidR="002323C3" w:rsidRPr="00340DAB">
        <w:rPr>
          <w:rFonts w:ascii="BIZ UDPGothic" w:eastAsia="BIZ UDPGothic" w:hAnsi="BIZ UDPGothic" w:cs="Times New Roman" w:hint="eastAsia"/>
          <w:sz w:val="18"/>
          <w:szCs w:val="18"/>
        </w:rPr>
        <w:t>%の</w:t>
      </w:r>
      <w:r w:rsidR="00E4638B" w:rsidRPr="00340DAB">
        <w:rPr>
          <w:rFonts w:ascii="BIZ UDPGothic" w:eastAsia="BIZ UDPGothic" w:hAnsi="BIZ UDPGothic" w:cs="Times New Roman" w:hint="eastAsia"/>
          <w:sz w:val="18"/>
          <w:szCs w:val="18"/>
        </w:rPr>
        <w:t>z</w:t>
      </w:r>
      <w:r w:rsidR="002323C3" w:rsidRPr="00340DAB">
        <w:rPr>
          <w:rFonts w:ascii="BIZ UDPGothic" w:eastAsia="BIZ UDPGothic" w:hAnsi="BIZ UDPGothic" w:cs="Times New Roman" w:hint="eastAsia"/>
          <w:sz w:val="18"/>
          <w:szCs w:val="18"/>
        </w:rPr>
        <w:t>値は1.</w:t>
      </w:r>
      <w:r w:rsidR="007D442C" w:rsidRPr="00340DAB">
        <w:rPr>
          <w:rFonts w:ascii="BIZ UDPGothic" w:eastAsia="BIZ UDPGothic" w:hAnsi="BIZ UDPGothic" w:cs="Times New Roman" w:hint="eastAsia"/>
          <w:sz w:val="18"/>
          <w:szCs w:val="18"/>
        </w:rPr>
        <w:t>29</w:t>
      </w:r>
      <w:r w:rsidR="002323C3" w:rsidRPr="00340DAB">
        <w:rPr>
          <w:rFonts w:ascii="BIZ UDPGothic" w:eastAsia="BIZ UDPGothic" w:hAnsi="BIZ UDPGothic" w:cs="Times New Roman" w:hint="eastAsia"/>
          <w:sz w:val="18"/>
          <w:szCs w:val="18"/>
        </w:rPr>
        <w:t>とする．</w:t>
      </w:r>
    </w:p>
    <w:p w14:paraId="48049CD0" w14:textId="1CDCBB95" w:rsidR="00011361" w:rsidRDefault="000713A0" w:rsidP="000C03B6">
      <w:pPr>
        <w:pStyle w:val="ListParagraph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別のクラスBの統計学の試験の受験者から抽出した5人分の試験得点</w:t>
      </w:r>
      <m:oMath>
        <m:sSub>
          <m:sSubPr>
            <m:ctrlPr>
              <w:rPr>
                <w:rFonts w:ascii="Cambria Math" w:eastAsia="BIZ UDPGothic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BIZ UDPGothic" w:hAnsi="Cambria Math" w:cs="Times New Roman"/>
                <w:sz w:val="18"/>
                <w:szCs w:val="18"/>
              </w:rPr>
              <m:t>x</m:t>
            </m:r>
          </m:e>
          <m:sub>
            <m:r>
              <w:rPr>
                <w:rFonts w:ascii="Cambria Math" w:eastAsia="BIZ UDPGothic" w:hAnsi="Cambria Math" w:cs="Times New Roman"/>
                <w:sz w:val="18"/>
                <w:szCs w:val="18"/>
              </w:rPr>
              <m:t>i</m:t>
            </m:r>
          </m:sub>
        </m:sSub>
      </m:oMath>
      <w:r>
        <w:rPr>
          <w:rFonts w:ascii="BIZ UDPGothic" w:eastAsia="BIZ UDPGothic" w:hAnsi="BIZ UDPGothic" w:cs="Times New Roman" w:hint="eastAsia"/>
          <w:sz w:val="18"/>
          <w:szCs w:val="18"/>
        </w:rPr>
        <w:t>は，以下の表のとおりである．</w:t>
      </w:r>
      <w:r w:rsidR="00011361">
        <w:rPr>
          <w:rFonts w:ascii="BIZ UDPGothic" w:eastAsia="BIZ UDPGothic" w:hAnsi="BIZ UDPGothic" w:cs="Times New Roman"/>
          <w:sz w:val="18"/>
          <w:szCs w:val="18"/>
        </w:rPr>
        <w:br/>
      </w:r>
      <w:r w:rsidR="00011361">
        <w:rPr>
          <w:rFonts w:ascii="BIZ UDPGothic" w:eastAsia="BIZ UDPGothic" w:hAnsi="BIZ UDPGothic" w:cs="Times New Roman" w:hint="eastAsia"/>
          <w:sz w:val="18"/>
          <w:szCs w:val="18"/>
        </w:rPr>
        <w:t>標本平均 </w:t>
      </w:r>
      <m:oMath>
        <m:acc>
          <m:accPr>
            <m:chr m:val="̅"/>
            <m:ctrlPr>
              <w:rPr>
                <w:rFonts w:ascii="Cambria Math" w:eastAsia="BIZ UDPGothic" w:hAnsi="Cambria Math" w:cs="Times New Roman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="BIZ UDPGothic" w:hAnsi="Cambria Math" w:cs="Times New Roman"/>
                <w:sz w:val="18"/>
                <w:szCs w:val="18"/>
              </w:rPr>
              <m:t>x</m:t>
            </m:r>
          </m:e>
        </m:acc>
      </m:oMath>
      <w:r w:rsidR="00011361">
        <w:rPr>
          <w:rFonts w:ascii="BIZ UDPGothic" w:eastAsia="BIZ UDPGothic" w:hAnsi="BIZ UDPGothic" w:cs="Times New Roman" w:hint="eastAsia"/>
          <w:sz w:val="18"/>
          <w:szCs w:val="18"/>
        </w:rPr>
        <w:t>と標本分散</w:t>
      </w:r>
      <m:oMath>
        <m:sSubSup>
          <m:sSubSupPr>
            <m:ctrlPr>
              <w:rPr>
                <w:rFonts w:ascii="Cambria Math" w:eastAsia="BIZ UDPGothic" w:hAnsi="Cambria Math" w:cs="Times New Roman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="BIZ UDPGothic" w:hAnsi="Cambria Math" w:cs="Times New Roman"/>
                <w:sz w:val="18"/>
                <w:szCs w:val="18"/>
              </w:rPr>
              <m:t>S</m:t>
            </m:r>
          </m:e>
          <m:sub>
            <m:r>
              <w:rPr>
                <w:rFonts w:ascii="Cambria Math" w:eastAsia="BIZ UDPGothic" w:hAnsi="Cambria Math" w:cs="Times New Roman"/>
                <w:sz w:val="18"/>
                <w:szCs w:val="18"/>
              </w:rPr>
              <m:t>x</m:t>
            </m:r>
          </m:sub>
          <m:sup>
            <m:r>
              <w:rPr>
                <w:rFonts w:ascii="Cambria Math" w:eastAsia="BIZ UDPGothic" w:hAnsi="Cambria Math" w:cs="Times New Roman"/>
                <w:sz w:val="18"/>
                <w:szCs w:val="18"/>
              </w:rPr>
              <m:t>2</m:t>
            </m:r>
          </m:sup>
        </m:sSubSup>
      </m:oMath>
      <w:r w:rsidR="00011361">
        <w:rPr>
          <w:rFonts w:ascii="BIZ UDPGothic" w:eastAsia="BIZ UDPGothic" w:hAnsi="BIZ UDPGothic" w:cs="Times New Roman" w:hint="eastAsia"/>
          <w:sz w:val="18"/>
          <w:szCs w:val="18"/>
        </w:rPr>
        <w:t>を求めなさい．</w:t>
      </w:r>
    </w:p>
    <w:tbl>
      <w:tblPr>
        <w:tblW w:w="3988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28"/>
        <w:gridCol w:w="652"/>
        <w:gridCol w:w="652"/>
        <w:gridCol w:w="652"/>
        <w:gridCol w:w="652"/>
        <w:gridCol w:w="652"/>
      </w:tblGrid>
      <w:tr w:rsidR="00011361" w:rsidRPr="00926E98" w14:paraId="59942EBC" w14:textId="77777777" w:rsidTr="008B22F9">
        <w:trPr>
          <w:jc w:val="center"/>
        </w:trPr>
        <w:tc>
          <w:tcPr>
            <w:tcW w:w="3988" w:type="dxa"/>
            <w:gridSpan w:val="6"/>
            <w:tcBorders>
              <w:bottom w:val="single" w:sz="4" w:space="0" w:color="auto"/>
            </w:tcBorders>
            <w:noWrap/>
            <w:vAlign w:val="bottom"/>
          </w:tcPr>
          <w:p w14:paraId="7400B106" w14:textId="77777777" w:rsidR="00011361" w:rsidRPr="00926E98" w:rsidRDefault="00011361" w:rsidP="008B22F9">
            <w:pPr>
              <w:jc w:val="right"/>
              <w:rPr>
                <w:rFonts w:ascii="BIZ UDPGothic" w:eastAsia="BIZ UDPGothic" w:hAnsi="BIZ UDPGothic"/>
                <w:sz w:val="18"/>
                <w:szCs w:val="18"/>
              </w:rPr>
            </w:pPr>
            <w:r w:rsidRPr="00926E98">
              <w:rPr>
                <w:rFonts w:ascii="BIZ UDPGothic" w:eastAsia="BIZ UDPGothic" w:hAnsi="BIZ UDPGothic" w:hint="eastAsia"/>
                <w:sz w:val="18"/>
                <w:szCs w:val="18"/>
              </w:rPr>
              <w:t>単位：</w:t>
            </w:r>
            <w:r>
              <w:rPr>
                <w:rFonts w:ascii="BIZ UDPGothic" w:eastAsia="BIZ UDPGothic" w:hAnsi="BIZ UDPGothic" w:hint="eastAsia"/>
                <w:sz w:val="18"/>
                <w:szCs w:val="18"/>
              </w:rPr>
              <w:t>点</w:t>
            </w:r>
          </w:p>
        </w:tc>
      </w:tr>
      <w:tr w:rsidR="00011361" w:rsidRPr="00926E98" w14:paraId="7BC9554B" w14:textId="77777777" w:rsidTr="008B22F9">
        <w:trPr>
          <w:jc w:val="center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4D1D05E" w14:textId="77777777" w:rsidR="00011361" w:rsidRPr="00926E98" w:rsidRDefault="00011361" w:rsidP="008B22F9">
            <w:pPr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926E98">
              <w:rPr>
                <w:rFonts w:ascii="BIZ UDPGothic" w:eastAsia="BIZ UDPGothic" w:hAnsi="BIZ UDPGothic"/>
                <w:sz w:val="18"/>
                <w:szCs w:val="18"/>
              </w:rPr>
              <w:t>id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0337979" w14:textId="77777777" w:rsidR="00011361" w:rsidRPr="00926E98" w:rsidRDefault="00011361" w:rsidP="008B22F9">
            <w:pPr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926E98">
              <w:rPr>
                <w:rFonts w:ascii="BIZ UDPGothic" w:eastAsia="BIZ UDPGothic" w:hAnsi="BIZ UDPGothic"/>
                <w:sz w:val="18"/>
                <w:szCs w:val="18"/>
              </w:rPr>
              <w:t>1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1C7C9D5" w14:textId="77777777" w:rsidR="00011361" w:rsidRPr="00926E98" w:rsidRDefault="00011361" w:rsidP="008B22F9">
            <w:pPr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926E98">
              <w:rPr>
                <w:rFonts w:ascii="BIZ UDPGothic" w:eastAsia="BIZ UDPGothic" w:hAnsi="BIZ UDPGothic"/>
                <w:sz w:val="18"/>
                <w:szCs w:val="18"/>
              </w:rPr>
              <w:t>2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896D709" w14:textId="77777777" w:rsidR="00011361" w:rsidRPr="00926E98" w:rsidRDefault="00011361" w:rsidP="008B22F9">
            <w:pPr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926E98">
              <w:rPr>
                <w:rFonts w:ascii="BIZ UDPGothic" w:eastAsia="BIZ UDPGothic" w:hAnsi="BIZ UDPGothic"/>
                <w:sz w:val="18"/>
                <w:szCs w:val="18"/>
              </w:rPr>
              <w:t>3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DC4220C" w14:textId="77777777" w:rsidR="00011361" w:rsidRPr="00926E98" w:rsidRDefault="00011361" w:rsidP="008B22F9">
            <w:pPr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926E98">
              <w:rPr>
                <w:rFonts w:ascii="BIZ UDPGothic" w:eastAsia="BIZ UDPGothic" w:hAnsi="BIZ UDPGothic"/>
                <w:sz w:val="18"/>
                <w:szCs w:val="18"/>
              </w:rPr>
              <w:t>4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85B25E4" w14:textId="77777777" w:rsidR="00011361" w:rsidRPr="00926E98" w:rsidRDefault="00011361" w:rsidP="008B22F9">
            <w:pPr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926E98">
              <w:rPr>
                <w:rFonts w:ascii="BIZ UDPGothic" w:eastAsia="BIZ UDPGothic" w:hAnsi="BIZ UDPGothic"/>
                <w:sz w:val="18"/>
                <w:szCs w:val="18"/>
              </w:rPr>
              <w:t>5</w:t>
            </w:r>
          </w:p>
        </w:tc>
      </w:tr>
      <w:tr w:rsidR="00011361" w:rsidRPr="00926E98" w14:paraId="524307B4" w14:textId="77777777" w:rsidTr="008B22F9">
        <w:trPr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5DA2AA9" w14:textId="77777777" w:rsidR="00011361" w:rsidRPr="00926E98" w:rsidRDefault="00011361" w:rsidP="008B22F9">
            <w:pPr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BIZ UDPGothic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BIZ UDPGothic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eastAsia="BIZ UDPGothic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37E85" w14:textId="2C7E9D54" w:rsidR="00011361" w:rsidRPr="00926E98" w:rsidRDefault="003C6EDC" w:rsidP="008B22F9">
            <w:pPr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65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9882A" w14:textId="464046A3" w:rsidR="00011361" w:rsidRPr="00926E98" w:rsidRDefault="003C6EDC" w:rsidP="008B22F9">
            <w:pPr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2</w:t>
            </w:r>
            <w:r w:rsidR="00FC257C">
              <w:rPr>
                <w:rFonts w:ascii="BIZ UDPGothic" w:eastAsia="BIZ UDPGothic" w:hAnsi="BIZ UDPGothic" w:hint="eastAsia"/>
                <w:sz w:val="18"/>
                <w:szCs w:val="18"/>
              </w:rPr>
              <w:t>7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9708C" w14:textId="728BDC09" w:rsidR="00011361" w:rsidRPr="00926E98" w:rsidRDefault="003C6EDC" w:rsidP="008B22F9">
            <w:pPr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7</w:t>
            </w:r>
            <w:r w:rsidR="003F242C">
              <w:rPr>
                <w:rFonts w:ascii="BIZ UDPGothic" w:eastAsia="BIZ UDPGothic" w:hAnsi="BIZ UDPGothic" w:hint="eastAsia"/>
                <w:sz w:val="18"/>
                <w:szCs w:val="18"/>
              </w:rPr>
              <w:t>3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CF9B08" w14:textId="18AE0014" w:rsidR="00011361" w:rsidRPr="00926E98" w:rsidRDefault="003C6EDC" w:rsidP="008B22F9">
            <w:pPr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91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7B323C" w14:textId="4452C4E3" w:rsidR="00011361" w:rsidRPr="00926E98" w:rsidRDefault="00FC257C" w:rsidP="008B22F9">
            <w:pPr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3</w:t>
            </w:r>
            <w:r w:rsidR="003C6EDC">
              <w:rPr>
                <w:rFonts w:ascii="BIZ UDPGothic" w:eastAsia="BIZ UDPGothic" w:hAnsi="BIZ UDPGothic" w:hint="eastAsia"/>
                <w:sz w:val="18"/>
                <w:szCs w:val="18"/>
              </w:rPr>
              <w:t>9</w:t>
            </w:r>
          </w:p>
        </w:tc>
      </w:tr>
    </w:tbl>
    <w:p w14:paraId="3D376477" w14:textId="718FC649" w:rsidR="000C03B6" w:rsidRPr="00926E98" w:rsidRDefault="000713A0" w:rsidP="000C03B6">
      <w:pPr>
        <w:pStyle w:val="ListParagraph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標本不偏分散 </w:t>
      </w:r>
      <m:oMath>
        <m:acc>
          <m:accPr>
            <m:ctrlPr>
              <w:rPr>
                <w:rFonts w:ascii="Cambria Math" w:eastAsia="BIZ UDPGothic" w:hAnsi="Cambria Math" w:cs="Times New Roman"/>
                <w:i/>
                <w:sz w:val="18"/>
                <w:szCs w:val="18"/>
              </w:rPr>
            </m:ctrlPr>
          </m:accPr>
          <m:e>
            <m:sSubSup>
              <m:sSubSupPr>
                <m:ctrlPr>
                  <w:rPr>
                    <w:rFonts w:ascii="Cambria Math" w:eastAsia="BIZ UDPGothic" w:hAnsi="Cambria Math" w:cs="Times New Roman"/>
                    <w:i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="BIZ UDPGothic" w:hAnsi="Cambria Math" w:cs="Times New Roman"/>
                    <w:sz w:val="18"/>
                    <w:szCs w:val="18"/>
                  </w:rPr>
                  <m:t>σ</m:t>
                </m:r>
              </m:e>
              <m:sub>
                <m:r>
                  <w:rPr>
                    <w:rFonts w:ascii="Cambria Math" w:eastAsia="BIZ UDPGothic" w:hAnsi="Cambria Math" w:cs="Times New Roman"/>
                    <w:sz w:val="18"/>
                    <w:szCs w:val="18"/>
                  </w:rPr>
                  <m:t>x</m:t>
                </m:r>
              </m:sub>
              <m:sup>
                <m:r>
                  <w:rPr>
                    <w:rFonts w:ascii="Cambria Math" w:eastAsia="BIZ UDPGothic" w:hAnsi="Cambria Math" w:cs="Times New Roman"/>
                    <w:sz w:val="18"/>
                    <w:szCs w:val="18"/>
                  </w:rPr>
                  <m:t>2</m:t>
                </m:r>
              </m:sup>
            </m:sSubSup>
          </m:e>
        </m:acc>
      </m:oMath>
      <w:r>
        <w:rPr>
          <w:rFonts w:ascii="BIZ UDPGothic" w:eastAsia="BIZ UDPGothic" w:hAnsi="BIZ UDPGothic" w:cs="Times New Roman" w:hint="eastAsia"/>
          <w:sz w:val="18"/>
          <w:szCs w:val="18"/>
        </w:rPr>
        <w:t>を求めなさい</w:t>
      </w:r>
      <w:r w:rsidR="000C03B6">
        <w:rPr>
          <w:rFonts w:ascii="BIZ UDPGothic" w:eastAsia="BIZ UDPGothic" w:hAnsi="BIZ UDPGothic" w:cs="Times New Roman" w:hint="eastAsia"/>
          <w:sz w:val="18"/>
          <w:szCs w:val="18"/>
        </w:rPr>
        <w:t>．</w:t>
      </w:r>
    </w:p>
    <w:p w14:paraId="1115FA4E" w14:textId="200DE4A9" w:rsidR="000C03B6" w:rsidRPr="000C03B6" w:rsidRDefault="000713A0" w:rsidP="000C03B6">
      <w:pPr>
        <w:pStyle w:val="ListParagraph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標本平均は正規分布に従い，標本分散の値は母分散</w:t>
      </w:r>
      <m:oMath>
        <m:sSubSup>
          <m:sSubSupPr>
            <m:ctrlPr>
              <w:rPr>
                <w:rFonts w:ascii="Cambria Math" w:eastAsia="BIZ UDPGothic" w:hAnsi="Cambria Math" w:cs="Times New Roman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="BIZ UDPGothic" w:hAnsi="Cambria Math" w:cs="Times New Roman"/>
                <w:sz w:val="18"/>
                <w:szCs w:val="18"/>
              </w:rPr>
              <m:t>σ</m:t>
            </m:r>
          </m:e>
          <m:sub>
            <m:r>
              <w:rPr>
                <w:rFonts w:ascii="Cambria Math" w:eastAsia="BIZ UDPGothic" w:hAnsi="Cambria Math" w:cs="Times New Roman"/>
                <w:sz w:val="18"/>
                <w:szCs w:val="18"/>
              </w:rPr>
              <m:t>x</m:t>
            </m:r>
          </m:sub>
          <m:sup>
            <m:r>
              <w:rPr>
                <w:rFonts w:ascii="Cambria Math" w:eastAsia="BIZ UDPGothic" w:hAnsi="Cambria Math" w:cs="Times New Roman"/>
                <w:sz w:val="18"/>
                <w:szCs w:val="18"/>
              </w:rPr>
              <m:t>2</m:t>
            </m:r>
          </m:sup>
        </m:sSubSup>
      </m:oMath>
      <w:r>
        <w:rPr>
          <w:rFonts w:ascii="BIZ UDPGothic" w:eastAsia="BIZ UDPGothic" w:hAnsi="BIZ UDPGothic" w:cs="Times New Roman" w:hint="eastAsia"/>
          <w:sz w:val="18"/>
          <w:szCs w:val="18"/>
        </w:rPr>
        <w:t>と一致するかわからないとき，</w:t>
      </w:r>
      <w:r>
        <w:rPr>
          <w:rFonts w:ascii="BIZ UDPGothic" w:eastAsia="BIZ UDPGothic" w:hAnsi="BIZ UDPGothic" w:cs="Times New Roman"/>
          <w:sz w:val="18"/>
          <w:szCs w:val="18"/>
        </w:rPr>
        <w:br/>
      </w:r>
      <w:r>
        <w:rPr>
          <w:rFonts w:ascii="BIZ UDPGothic" w:eastAsia="BIZ UDPGothic" w:hAnsi="BIZ UDPGothic" w:cs="Times New Roman" w:hint="eastAsia"/>
          <w:sz w:val="18"/>
          <w:szCs w:val="18"/>
        </w:rPr>
        <w:t>母平均</w:t>
      </w:r>
      <m:oMath>
        <m:r>
          <w:rPr>
            <w:rFonts w:ascii="Cambria Math" w:eastAsia="BIZ UDPGothic" w:hAnsi="Cambria Math" w:cs="Times New Roman"/>
            <w:sz w:val="18"/>
            <w:szCs w:val="18"/>
          </w:rPr>
          <m:t>μ</m:t>
        </m:r>
      </m:oMath>
      <w:r>
        <w:rPr>
          <w:rFonts w:ascii="BIZ UDPGothic" w:eastAsia="BIZ UDPGothic" w:hAnsi="BIZ UDPGothic" w:cs="Times New Roman" w:hint="eastAsia"/>
          <w:sz w:val="18"/>
          <w:szCs w:val="18"/>
        </w:rPr>
        <w:t>の95%信頼区間の下限値と上限値を求めなさい</w:t>
      </w:r>
      <w:r w:rsidR="000C03B6">
        <w:rPr>
          <w:rFonts w:ascii="BIZ UDPGothic" w:eastAsia="BIZ UDPGothic" w:hAnsi="BIZ UDPGothic" w:cs="Times New Roman" w:hint="eastAsia"/>
          <w:sz w:val="18"/>
          <w:szCs w:val="18"/>
        </w:rPr>
        <w:t>．</w:t>
      </w:r>
    </w:p>
    <w:p w14:paraId="0D9D0EAE" w14:textId="2412160D" w:rsidR="000C03B6" w:rsidRPr="006865A7" w:rsidRDefault="000C03B6" w:rsidP="006865A7">
      <w:pPr>
        <w:tabs>
          <w:tab w:val="left" w:pos="5245"/>
        </w:tabs>
        <w:autoSpaceDE w:val="0"/>
        <w:autoSpaceDN w:val="0"/>
        <w:adjustRightInd w:val="0"/>
        <w:spacing w:after="120"/>
        <w:textAlignment w:val="baseline"/>
        <w:rPr>
          <w:rFonts w:ascii="BIZ UDPGothic" w:eastAsia="BIZ UDPGothic" w:hAnsi="BIZ UDPGothic" w:cs="Arial"/>
          <w:sz w:val="18"/>
          <w:szCs w:val="18"/>
        </w:rPr>
      </w:pPr>
    </w:p>
    <w:p w14:paraId="2724FB4E" w14:textId="306A5F05" w:rsidR="00FD58C4" w:rsidRDefault="006865A7" w:rsidP="00B27C81">
      <w:pPr>
        <w:pStyle w:val="ListParagraph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Arial"/>
          <w:sz w:val="18"/>
          <w:szCs w:val="18"/>
        </w:rPr>
      </w:pPr>
      <w:r>
        <w:rPr>
          <w:rFonts w:ascii="BIZ UDPGothic" w:eastAsia="BIZ UDPGothic" w:hAnsi="BIZ UDPGothic" w:cs="Arial" w:hint="eastAsia"/>
          <w:sz w:val="18"/>
          <w:szCs w:val="18"/>
        </w:rPr>
        <w:t>以下の表は，</w:t>
      </w:r>
      <w:r w:rsidR="00563ACA">
        <w:rPr>
          <w:rFonts w:ascii="BIZ UDPGothic" w:eastAsia="BIZ UDPGothic" w:hAnsi="BIZ UDPGothic" w:cs="Arial" w:hint="eastAsia"/>
          <w:sz w:val="18"/>
          <w:szCs w:val="18"/>
        </w:rPr>
        <w:t>東京都の月平均気温</w:t>
      </w:r>
      <w:r w:rsidR="00C43A8B">
        <w:rPr>
          <w:rFonts w:ascii="BIZ UDPGothic" w:eastAsia="BIZ UDPGothic" w:hAnsi="BIZ UDPGothic" w:cs="Arial" w:hint="eastAsia"/>
          <w:sz w:val="18"/>
          <w:szCs w:val="18"/>
        </w:rPr>
        <w:t>（</w:t>
      </w:r>
      <w:r w:rsidR="00563ACA">
        <w:rPr>
          <w:rFonts w:ascii="BIZ UDPGothic" w:eastAsia="BIZ UDPGothic" w:hAnsi="BIZ UDPGothic" w:cs="Arial" w:hint="eastAsia"/>
          <w:sz w:val="18"/>
          <w:szCs w:val="18"/>
        </w:rPr>
        <w:t>°C</w:t>
      </w:r>
      <w:r w:rsidR="00C43A8B">
        <w:rPr>
          <w:rFonts w:ascii="BIZ UDPGothic" w:eastAsia="BIZ UDPGothic" w:hAnsi="BIZ UDPGothic" w:cs="Arial" w:hint="eastAsia"/>
          <w:sz w:val="18"/>
          <w:szCs w:val="18"/>
        </w:rPr>
        <w:t>）</w:t>
      </w:r>
      <w:r w:rsidR="00556092">
        <w:rPr>
          <w:rFonts w:ascii="BIZ UDPGothic" w:eastAsia="BIZ UDPGothic" w:hAnsi="BIZ UDPGothic" w:cs="Arial" w:hint="eastAsia"/>
          <w:sz w:val="18"/>
          <w:szCs w:val="18"/>
        </w:rPr>
        <w:t>が</w:t>
      </w:r>
      <w:r w:rsidR="00563ACA">
        <w:rPr>
          <w:rFonts w:ascii="BIZ UDPGothic" w:eastAsia="BIZ UDPGothic" w:hAnsi="BIZ UDPGothic" w:cs="Arial" w:hint="eastAsia"/>
          <w:sz w:val="18"/>
          <w:szCs w:val="18"/>
        </w:rPr>
        <w:t>1世帯当たりのアイスクリーム・シャーベットへの支出金額</w:t>
      </w:r>
      <w:r w:rsidR="00C43A8B">
        <w:rPr>
          <w:rFonts w:ascii="BIZ UDPGothic" w:eastAsia="BIZ UDPGothic" w:hAnsi="BIZ UDPGothic" w:cs="Arial" w:hint="eastAsia"/>
          <w:sz w:val="18"/>
          <w:szCs w:val="18"/>
        </w:rPr>
        <w:t>（円）</w:t>
      </w:r>
      <w:r>
        <w:rPr>
          <w:rFonts w:ascii="BIZ UDPGothic" w:eastAsia="BIZ UDPGothic" w:hAnsi="BIZ UDPGothic" w:cs="Arial" w:hint="eastAsia"/>
          <w:sz w:val="18"/>
          <w:szCs w:val="18"/>
        </w:rPr>
        <w:t>に与える影響について</w:t>
      </w:r>
      <w:r w:rsidR="00FD58C4">
        <w:rPr>
          <w:rFonts w:ascii="BIZ UDPGothic" w:eastAsia="BIZ UDPGothic" w:hAnsi="BIZ UDPGothic" w:cs="Arial" w:hint="eastAsia"/>
          <w:sz w:val="18"/>
          <w:szCs w:val="18"/>
        </w:rPr>
        <w:t>，Excelで</w:t>
      </w:r>
      <w:r>
        <w:rPr>
          <w:rFonts w:ascii="BIZ UDPGothic" w:eastAsia="BIZ UDPGothic" w:hAnsi="BIZ UDPGothic" w:cs="Arial" w:hint="eastAsia"/>
          <w:sz w:val="18"/>
          <w:szCs w:val="18"/>
        </w:rPr>
        <w:t>単回帰分析を行った推定結果</w:t>
      </w:r>
      <w:r w:rsidR="00FD58C4">
        <w:rPr>
          <w:rFonts w:ascii="BIZ UDPGothic" w:eastAsia="BIZ UDPGothic" w:hAnsi="BIZ UDPGothic" w:cs="Arial" w:hint="eastAsia"/>
          <w:sz w:val="18"/>
          <w:szCs w:val="18"/>
        </w:rPr>
        <w:t>の一部</w:t>
      </w:r>
      <w:r>
        <w:rPr>
          <w:rFonts w:ascii="BIZ UDPGothic" w:eastAsia="BIZ UDPGothic" w:hAnsi="BIZ UDPGothic" w:cs="Arial" w:hint="eastAsia"/>
          <w:sz w:val="18"/>
          <w:szCs w:val="18"/>
        </w:rPr>
        <w:t>である．この表に関して，以下の問いに答えなさい．</w:t>
      </w:r>
    </w:p>
    <w:p w14:paraId="6ABE46EE" w14:textId="14E2C9CE" w:rsidR="00FD58C4" w:rsidRDefault="00A36142" w:rsidP="00FD58C4">
      <w:pPr>
        <w:pStyle w:val="ListParagraph"/>
        <w:tabs>
          <w:tab w:val="left" w:pos="5245"/>
        </w:tabs>
        <w:autoSpaceDE w:val="0"/>
        <w:autoSpaceDN w:val="0"/>
        <w:adjustRightInd w:val="0"/>
        <w:ind w:leftChars="0" w:left="567"/>
        <w:jc w:val="center"/>
        <w:textAlignment w:val="baseline"/>
        <w:rPr>
          <w:rFonts w:ascii="BIZ UDPGothic" w:eastAsia="BIZ UDPGothic" w:hAnsi="BIZ UDPGothic" w:cs="Arial"/>
          <w:sz w:val="18"/>
          <w:szCs w:val="18"/>
        </w:rPr>
      </w:pPr>
      <w:r w:rsidRPr="00A36142">
        <w:rPr>
          <w:noProof/>
        </w:rPr>
        <w:drawing>
          <wp:inline distT="0" distB="0" distL="0" distR="0" wp14:anchorId="2E750429" wp14:editId="590990B5">
            <wp:extent cx="4640744" cy="939800"/>
            <wp:effectExtent l="0" t="0" r="0" b="0"/>
            <wp:docPr id="1183095876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267" cy="942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C3173" w14:textId="2321C399" w:rsidR="004542B4" w:rsidRDefault="004542B4" w:rsidP="00FD58C4">
      <w:pPr>
        <w:pStyle w:val="ListParagraph"/>
        <w:tabs>
          <w:tab w:val="left" w:pos="5245"/>
        </w:tabs>
        <w:autoSpaceDE w:val="0"/>
        <w:autoSpaceDN w:val="0"/>
        <w:adjustRightInd w:val="0"/>
        <w:ind w:leftChars="0" w:left="567"/>
        <w:jc w:val="center"/>
        <w:textAlignment w:val="baseline"/>
        <w:rPr>
          <w:rFonts w:ascii="BIZ UDPGothic" w:eastAsia="BIZ UDPGothic" w:hAnsi="BIZ UDPGothic" w:cs="Arial"/>
          <w:sz w:val="18"/>
          <w:szCs w:val="18"/>
        </w:rPr>
      </w:pPr>
      <w:r w:rsidRPr="00A36142">
        <w:rPr>
          <w:noProof/>
        </w:rPr>
        <w:drawing>
          <wp:inline distT="0" distB="0" distL="0" distR="0" wp14:anchorId="61598E9C" wp14:editId="0BEB5677">
            <wp:extent cx="4640744" cy="541020"/>
            <wp:effectExtent l="0" t="0" r="7620" b="0"/>
            <wp:docPr id="76408945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267" cy="54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4152E" w14:textId="60E55BB8" w:rsidR="00347877" w:rsidRDefault="006865A7" w:rsidP="006865A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目的変数と説明変数はそれぞれ何か</w:t>
      </w:r>
      <w:r w:rsidR="00BA4A60">
        <w:rPr>
          <w:rFonts w:ascii="BIZ UDPGothic" w:eastAsia="BIZ UDPGothic" w:hAnsi="BIZ UDPGothic" w:cs="Times New Roman" w:hint="eastAsia"/>
          <w:sz w:val="18"/>
          <w:szCs w:val="18"/>
        </w:rPr>
        <w:t>．</w:t>
      </w:r>
    </w:p>
    <w:p w14:paraId="73460D22" w14:textId="5DCD3FA5" w:rsidR="00BA4A60" w:rsidRDefault="006865A7" w:rsidP="006865A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自由度修正済み決定係数はいくつか．</w:t>
      </w:r>
    </w:p>
    <w:p w14:paraId="4E1D5A01" w14:textId="5E1E6AE3" w:rsidR="00347877" w:rsidRPr="00926E98" w:rsidRDefault="006865A7" w:rsidP="00B27C8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定数項（切片</w:t>
      </w:r>
      <m:oMath>
        <m:r>
          <w:rPr>
            <w:rFonts w:ascii="Cambria Math" w:eastAsia="BIZ UDPGothic" w:hAnsi="Cambria Math" w:cs="Times New Roman"/>
            <w:sz w:val="18"/>
            <w:szCs w:val="18"/>
          </w:rPr>
          <m:t>a</m:t>
        </m:r>
      </m:oMath>
      <w:r>
        <w:rPr>
          <w:rFonts w:ascii="BIZ UDPGothic" w:eastAsia="BIZ UDPGothic" w:hAnsi="BIZ UDPGothic" w:cs="Times New Roman" w:hint="eastAsia"/>
          <w:sz w:val="18"/>
          <w:szCs w:val="18"/>
        </w:rPr>
        <w:t>）と回帰係数（傾き</w:t>
      </w:r>
      <m:oMath>
        <m:r>
          <w:rPr>
            <w:rFonts w:ascii="Cambria Math" w:eastAsia="BIZ UDPGothic" w:hAnsi="Cambria Math" w:cs="Times New Roman"/>
            <w:sz w:val="18"/>
            <w:szCs w:val="18"/>
          </w:rPr>
          <m:t>b</m:t>
        </m:r>
      </m:oMath>
      <w:r>
        <w:rPr>
          <w:rFonts w:ascii="BIZ UDPGothic" w:eastAsia="BIZ UDPGothic" w:hAnsi="BIZ UDPGothic" w:cs="Times New Roman" w:hint="eastAsia"/>
          <w:sz w:val="18"/>
          <w:szCs w:val="18"/>
        </w:rPr>
        <w:t>）はそれぞれいくつか</w:t>
      </w:r>
      <w:r w:rsidR="00BA4A60">
        <w:rPr>
          <w:rFonts w:ascii="BIZ UDPGothic" w:eastAsia="BIZ UDPGothic" w:hAnsi="BIZ UDPGothic" w:cs="Times New Roman" w:hint="eastAsia"/>
          <w:sz w:val="18"/>
          <w:szCs w:val="18"/>
        </w:rPr>
        <w:t>．</w:t>
      </w:r>
    </w:p>
    <w:p w14:paraId="224B3F36" w14:textId="775B450C" w:rsidR="00A60240" w:rsidRDefault="006865A7" w:rsidP="00C60B3C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回帰係数</w:t>
      </w:r>
      <m:oMath>
        <m:r>
          <w:rPr>
            <w:rFonts w:ascii="Cambria Math" w:eastAsia="BIZ UDPGothic" w:hAnsi="Cambria Math" w:cs="Times New Roman"/>
            <w:sz w:val="18"/>
            <w:szCs w:val="18"/>
          </w:rPr>
          <m:t>b</m:t>
        </m:r>
      </m:oMath>
      <w:r>
        <w:rPr>
          <w:rFonts w:ascii="BIZ UDPGothic" w:eastAsia="BIZ UDPGothic" w:hAnsi="BIZ UDPGothic" w:cs="Times New Roman" w:hint="eastAsia"/>
          <w:sz w:val="18"/>
          <w:szCs w:val="18"/>
        </w:rPr>
        <w:t>について，有意水準（危険域）</w:t>
      </w:r>
      <w:r w:rsidR="00FD58C4">
        <w:rPr>
          <w:rFonts w:ascii="BIZ UDPGothic" w:eastAsia="BIZ UDPGothic" w:hAnsi="BIZ UDPGothic" w:cs="Times New Roman" w:hint="eastAsia"/>
          <w:sz w:val="18"/>
          <w:szCs w:val="18"/>
        </w:rPr>
        <w:t>5</w:t>
      </w:r>
      <w:r>
        <w:rPr>
          <w:rFonts w:ascii="BIZ UDPGothic" w:eastAsia="BIZ UDPGothic" w:hAnsi="BIZ UDPGothic" w:cs="Times New Roman" w:hint="eastAsia"/>
          <w:sz w:val="18"/>
          <w:szCs w:val="18"/>
        </w:rPr>
        <w:t>%で考察を行ったとき，以下のうち正しいものはどれか．</w:t>
      </w:r>
    </w:p>
    <w:p w14:paraId="7BBCC70E" w14:textId="3384A495" w:rsidR="006865A7" w:rsidRDefault="006865A7" w:rsidP="006865A7">
      <w:pPr>
        <w:pStyle w:val="ListParagraph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有意水準</w:t>
      </w:r>
      <w:r w:rsidR="00FD58C4">
        <w:rPr>
          <w:rFonts w:ascii="BIZ UDPGothic" w:eastAsia="BIZ UDPGothic" w:hAnsi="BIZ UDPGothic" w:cs="Times New Roman" w:hint="eastAsia"/>
          <w:sz w:val="18"/>
          <w:szCs w:val="18"/>
        </w:rPr>
        <w:t>5</w:t>
      </w:r>
      <w:r>
        <w:rPr>
          <w:rFonts w:ascii="BIZ UDPGothic" w:eastAsia="BIZ UDPGothic" w:hAnsi="BIZ UDPGothic" w:cs="Times New Roman" w:hint="eastAsia"/>
          <w:sz w:val="18"/>
          <w:szCs w:val="18"/>
        </w:rPr>
        <w:t>%で帰無仮説を棄却できず，対立仮説を採択する．</w:t>
      </w:r>
    </w:p>
    <w:p w14:paraId="20A6F39B" w14:textId="6B75BD8C" w:rsidR="006865A7" w:rsidRDefault="006865A7" w:rsidP="006865A7">
      <w:pPr>
        <w:pStyle w:val="ListParagraph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有意水準</w:t>
      </w:r>
      <w:r w:rsidR="00FD58C4">
        <w:rPr>
          <w:rFonts w:ascii="BIZ UDPGothic" w:eastAsia="BIZ UDPGothic" w:hAnsi="BIZ UDPGothic" w:cs="Times New Roman" w:hint="eastAsia"/>
          <w:sz w:val="18"/>
          <w:szCs w:val="18"/>
        </w:rPr>
        <w:t>5</w:t>
      </w:r>
      <w:r>
        <w:rPr>
          <w:rFonts w:ascii="BIZ UDPGothic" w:eastAsia="BIZ UDPGothic" w:hAnsi="BIZ UDPGothic" w:cs="Times New Roman" w:hint="eastAsia"/>
          <w:sz w:val="18"/>
          <w:szCs w:val="18"/>
        </w:rPr>
        <w:t>％で帰無仮説を棄却できず，帰無仮説を採択する．</w:t>
      </w:r>
    </w:p>
    <w:p w14:paraId="16BA4A59" w14:textId="506D4505" w:rsidR="006865A7" w:rsidRDefault="006865A7" w:rsidP="006865A7">
      <w:pPr>
        <w:pStyle w:val="ListParagraph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有意水準</w:t>
      </w:r>
      <w:r w:rsidR="00FD58C4">
        <w:rPr>
          <w:rFonts w:ascii="BIZ UDPGothic" w:eastAsia="BIZ UDPGothic" w:hAnsi="BIZ UDPGothic" w:cs="Times New Roman" w:hint="eastAsia"/>
          <w:sz w:val="18"/>
          <w:szCs w:val="18"/>
        </w:rPr>
        <w:t>5</w:t>
      </w:r>
      <w:r>
        <w:rPr>
          <w:rFonts w:ascii="BIZ UDPGothic" w:eastAsia="BIZ UDPGothic" w:hAnsi="BIZ UDPGothic" w:cs="Times New Roman" w:hint="eastAsia"/>
          <w:sz w:val="18"/>
          <w:szCs w:val="18"/>
        </w:rPr>
        <w:t>％で帰無仮説を棄却し，対立仮説を採択する．</w:t>
      </w:r>
    </w:p>
    <w:p w14:paraId="44E595B7" w14:textId="40636262" w:rsidR="006865A7" w:rsidRDefault="006865A7" w:rsidP="006865A7">
      <w:pPr>
        <w:pStyle w:val="ListParagraph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有意水準</w:t>
      </w:r>
      <w:r w:rsidR="00FD58C4">
        <w:rPr>
          <w:rFonts w:ascii="BIZ UDPGothic" w:eastAsia="BIZ UDPGothic" w:hAnsi="BIZ UDPGothic" w:cs="Times New Roman" w:hint="eastAsia"/>
          <w:sz w:val="18"/>
          <w:szCs w:val="18"/>
        </w:rPr>
        <w:t>5</w:t>
      </w:r>
      <w:r>
        <w:rPr>
          <w:rFonts w:ascii="BIZ UDPGothic" w:eastAsia="BIZ UDPGothic" w:hAnsi="BIZ UDPGothic" w:cs="Times New Roman" w:hint="eastAsia"/>
          <w:sz w:val="18"/>
          <w:szCs w:val="18"/>
        </w:rPr>
        <w:t>％で帰無仮説を棄却し，帰無仮説を採択する．</w:t>
      </w:r>
    </w:p>
    <w:p w14:paraId="52C7D5DD" w14:textId="06019548" w:rsidR="006865A7" w:rsidRDefault="006865A7" w:rsidP="00C60B3C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この推定結果からわかることとして，以下のうち正しいものはどれか．</w:t>
      </w:r>
    </w:p>
    <w:p w14:paraId="185340AA" w14:textId="06A11450" w:rsidR="006865A7" w:rsidRDefault="006865A7" w:rsidP="006865A7">
      <w:pPr>
        <w:pStyle w:val="ListParagraph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説明変数が1単位増加すると，目的変数が</w:t>
      </w:r>
      <w:r w:rsidR="00FD4585">
        <w:rPr>
          <w:rFonts w:ascii="BIZ UDPGothic" w:eastAsia="BIZ UDPGothic" w:hAnsi="BIZ UDPGothic" w:cs="Times New Roman" w:hint="eastAsia"/>
          <w:sz w:val="18"/>
          <w:szCs w:val="18"/>
        </w:rPr>
        <w:t>45.9</w:t>
      </w:r>
      <w:r>
        <w:rPr>
          <w:rFonts w:ascii="BIZ UDPGothic" w:eastAsia="BIZ UDPGothic" w:hAnsi="BIZ UDPGothic" w:cs="Times New Roman" w:hint="eastAsia"/>
          <w:sz w:val="18"/>
          <w:szCs w:val="18"/>
        </w:rPr>
        <w:t>単位増加する．</w:t>
      </w:r>
    </w:p>
    <w:p w14:paraId="218775C5" w14:textId="4CB4513A" w:rsidR="006865A7" w:rsidRDefault="006865A7" w:rsidP="006865A7">
      <w:pPr>
        <w:pStyle w:val="ListParagraph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説明変数が1単位増加すると，目的変数が</w:t>
      </w:r>
      <w:r w:rsidR="00FD4585">
        <w:rPr>
          <w:rFonts w:ascii="BIZ UDPGothic" w:eastAsia="BIZ UDPGothic" w:hAnsi="BIZ UDPGothic" w:cs="Times New Roman" w:hint="eastAsia"/>
          <w:sz w:val="18"/>
          <w:szCs w:val="18"/>
        </w:rPr>
        <w:t>45.9</w:t>
      </w:r>
      <w:r>
        <w:rPr>
          <w:rFonts w:ascii="BIZ UDPGothic" w:eastAsia="BIZ UDPGothic" w:hAnsi="BIZ UDPGothic" w:cs="Times New Roman" w:hint="eastAsia"/>
          <w:sz w:val="18"/>
          <w:szCs w:val="18"/>
        </w:rPr>
        <w:t>単位減少する．</w:t>
      </w:r>
    </w:p>
    <w:p w14:paraId="02577F7E" w14:textId="11B4DC3A" w:rsidR="006865A7" w:rsidRDefault="006865A7" w:rsidP="006865A7">
      <w:pPr>
        <w:pStyle w:val="ListParagraph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説明変数が1単位増加しても，目的変数には何の影響もない．</w:t>
      </w:r>
    </w:p>
    <w:p w14:paraId="32ACDFB1" w14:textId="0BD2B138" w:rsidR="006865A7" w:rsidRPr="00926E98" w:rsidRDefault="006865A7" w:rsidP="006865A7">
      <w:pPr>
        <w:pStyle w:val="ListParagraph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説明変数が1単位増加しても，目的変数に影響があるかどうかわからない．</w:t>
      </w:r>
    </w:p>
    <w:p w14:paraId="76530560" w14:textId="3A7C101C" w:rsidR="00B533B7" w:rsidRDefault="00B533B7">
      <w:pPr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br w:type="page"/>
      </w:r>
    </w:p>
    <w:p w14:paraId="6C7882AA" w14:textId="17993A27" w:rsidR="00B533B7" w:rsidRDefault="004C1F74" w:rsidP="00B533B7">
      <w:pPr>
        <w:pStyle w:val="ListParagraph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Arial"/>
          <w:sz w:val="18"/>
          <w:szCs w:val="18"/>
        </w:rPr>
      </w:pPr>
      <w:r>
        <w:rPr>
          <w:rFonts w:ascii="BIZ UDPGothic" w:eastAsia="BIZ UDPGothic" w:hAnsi="BIZ UDPGothic" w:cs="Arial" w:hint="eastAsia"/>
          <w:sz w:val="18"/>
          <w:szCs w:val="18"/>
        </w:rPr>
        <w:lastRenderedPageBreak/>
        <w:t>ある店のポテトの重量(g)をランダムに10個測定したところ</w:t>
      </w:r>
      <w:r w:rsidR="002F3CAF">
        <w:rPr>
          <w:rFonts w:ascii="BIZ UDPGothic" w:eastAsia="BIZ UDPGothic" w:hAnsi="BIZ UDPGothic" w:cs="Arial" w:hint="eastAsia"/>
          <w:sz w:val="18"/>
          <w:szCs w:val="18"/>
        </w:rPr>
        <w:t>,</w:t>
      </w:r>
      <w:r w:rsidR="00B533B7">
        <w:rPr>
          <w:rFonts w:ascii="BIZ UDPGothic" w:eastAsia="BIZ UDPGothic" w:hAnsi="BIZ UDPGothic" w:cs="Arial" w:hint="eastAsia"/>
          <w:sz w:val="18"/>
          <w:szCs w:val="18"/>
        </w:rPr>
        <w:t>以下の表</w:t>
      </w:r>
      <w:r w:rsidR="00201FFB">
        <w:rPr>
          <w:rFonts w:ascii="BIZ UDPGothic" w:eastAsia="BIZ UDPGothic" w:hAnsi="BIZ UDPGothic" w:cs="Arial" w:hint="eastAsia"/>
          <w:sz w:val="18"/>
          <w:szCs w:val="18"/>
        </w:rPr>
        <w:t>が得られた．</w:t>
      </w:r>
      <w:r w:rsidR="00201FFB">
        <w:rPr>
          <w:rFonts w:ascii="BIZ UDPGothic" w:eastAsia="BIZ UDPGothic" w:hAnsi="BIZ UDPGothic" w:cs="Arial"/>
          <w:sz w:val="18"/>
          <w:szCs w:val="18"/>
        </w:rPr>
        <w:br/>
      </w:r>
      <w:r w:rsidR="00201FFB" w:rsidRPr="00201FFB">
        <w:rPr>
          <w:rFonts w:ascii="BIZ UDPGothic" w:eastAsia="BIZ UDPGothic" w:hAnsi="BIZ UDPGothic" w:cs="Arial" w:hint="eastAsia"/>
          <w:sz w:val="18"/>
          <w:szCs w:val="18"/>
        </w:rPr>
        <w:t>この店では「ポテトの母平均重量</w:t>
      </w:r>
      <m:oMath>
        <m:r>
          <w:rPr>
            <w:rFonts w:ascii="Cambria Math" w:eastAsia="BIZ UDPGothic" w:hAnsi="Cambria Math" w:cs="Arial"/>
            <w:sz w:val="18"/>
            <w:szCs w:val="18"/>
          </w:rPr>
          <m:t>μ</m:t>
        </m:r>
      </m:oMath>
      <w:r w:rsidR="00201FFB" w:rsidRPr="00201FFB">
        <w:rPr>
          <w:rFonts w:ascii="BIZ UDPGothic" w:eastAsia="BIZ UDPGothic" w:hAnsi="BIZ UDPGothic" w:cs="Arial" w:hint="eastAsia"/>
          <w:sz w:val="18"/>
          <w:szCs w:val="18"/>
        </w:rPr>
        <w:t>は</w:t>
      </w:r>
      <w:r w:rsidR="00201FFB" w:rsidRPr="00201FFB">
        <w:rPr>
          <w:rFonts w:ascii="BIZ UDPGothic" w:eastAsia="BIZ UDPGothic" w:hAnsi="BIZ UDPGothic" w:cs="Arial"/>
          <w:sz w:val="18"/>
          <w:szCs w:val="18"/>
        </w:rPr>
        <w:t>150g</w:t>
      </w:r>
      <w:r w:rsidR="00201FFB" w:rsidRPr="00201FFB">
        <w:rPr>
          <w:rFonts w:ascii="BIZ UDPGothic" w:eastAsia="BIZ UDPGothic" w:hAnsi="BIZ UDPGothic" w:cs="Arial" w:hint="eastAsia"/>
          <w:sz w:val="18"/>
          <w:szCs w:val="18"/>
        </w:rPr>
        <w:t>である」とされている</w:t>
      </w:r>
      <w:r w:rsidR="00201FFB">
        <w:rPr>
          <w:rFonts w:ascii="BIZ UDPGothic" w:eastAsia="BIZ UDPGothic" w:hAnsi="BIZ UDPGothic" w:cs="Arial" w:hint="eastAsia"/>
          <w:sz w:val="18"/>
          <w:szCs w:val="18"/>
        </w:rPr>
        <w:t>．</w:t>
      </w:r>
      <w:r w:rsidR="00B533B7">
        <w:rPr>
          <w:rFonts w:ascii="BIZ UDPGothic" w:eastAsia="BIZ UDPGothic" w:hAnsi="BIZ UDPGothic" w:cs="Arial"/>
          <w:sz w:val="18"/>
          <w:szCs w:val="18"/>
        </w:rPr>
        <w:br/>
      </w:r>
      <w:r w:rsidR="004B055F" w:rsidRPr="004B055F">
        <w:rPr>
          <w:rFonts w:ascii="BIZ UDPGothic" w:eastAsia="BIZ UDPGothic" w:hAnsi="BIZ UDPGothic" w:cs="Arial" w:hint="eastAsia"/>
          <w:sz w:val="18"/>
          <w:szCs w:val="18"/>
        </w:rPr>
        <w:t>この主張が妥当かを</w:t>
      </w:r>
      <w:r w:rsidR="004B055F">
        <w:rPr>
          <w:rFonts w:ascii="BIZ UDPGothic" w:eastAsia="BIZ UDPGothic" w:hAnsi="BIZ UDPGothic" w:cs="Arial" w:hint="eastAsia"/>
          <w:sz w:val="18"/>
          <w:szCs w:val="18"/>
        </w:rPr>
        <w:t>，</w:t>
      </w:r>
      <w:r w:rsidR="004B055F" w:rsidRPr="004B055F">
        <w:rPr>
          <w:rFonts w:ascii="BIZ UDPGothic" w:eastAsia="BIZ UDPGothic" w:hAnsi="BIZ UDPGothic" w:cs="Arial" w:hint="eastAsia"/>
          <w:sz w:val="18"/>
          <w:szCs w:val="18"/>
        </w:rPr>
        <w:t>有意水準</w:t>
      </w:r>
      <w:r w:rsidR="004B055F" w:rsidRPr="004B055F">
        <w:rPr>
          <w:rFonts w:ascii="BIZ UDPGothic" w:eastAsia="BIZ UDPGothic" w:hAnsi="BIZ UDPGothic" w:cs="Arial"/>
          <w:sz w:val="18"/>
          <w:szCs w:val="18"/>
        </w:rPr>
        <w:t>5%</w:t>
      </w:r>
      <w:r w:rsidR="004B055F" w:rsidRPr="004B055F">
        <w:rPr>
          <w:rFonts w:ascii="BIZ UDPGothic" w:eastAsia="BIZ UDPGothic" w:hAnsi="BIZ UDPGothic" w:cs="Arial" w:hint="eastAsia"/>
          <w:sz w:val="18"/>
          <w:szCs w:val="18"/>
        </w:rPr>
        <w:t>で検定し</w:t>
      </w:r>
      <w:r w:rsidR="004B055F">
        <w:rPr>
          <w:rFonts w:ascii="BIZ UDPGothic" w:eastAsia="BIZ UDPGothic" w:hAnsi="BIZ UDPGothic" w:cs="Arial" w:hint="eastAsia"/>
          <w:sz w:val="18"/>
          <w:szCs w:val="18"/>
        </w:rPr>
        <w:t>たい</w:t>
      </w:r>
      <w:r w:rsidR="00B533B7">
        <w:rPr>
          <w:rFonts w:ascii="BIZ UDPGothic" w:eastAsia="BIZ UDPGothic" w:hAnsi="BIZ UDPGothic" w:cs="Arial" w:hint="eastAsia"/>
          <w:sz w:val="18"/>
          <w:szCs w:val="18"/>
        </w:rPr>
        <w:t>．この</w:t>
      </w:r>
      <w:r w:rsidR="004B055F">
        <w:rPr>
          <w:rFonts w:ascii="BIZ UDPGothic" w:eastAsia="BIZ UDPGothic" w:hAnsi="BIZ UDPGothic" w:cs="Arial" w:hint="eastAsia"/>
          <w:sz w:val="18"/>
          <w:szCs w:val="18"/>
        </w:rPr>
        <w:t>検定</w:t>
      </w:r>
      <w:r w:rsidR="00B533B7">
        <w:rPr>
          <w:rFonts w:ascii="BIZ UDPGothic" w:eastAsia="BIZ UDPGothic" w:hAnsi="BIZ UDPGothic" w:cs="Arial" w:hint="eastAsia"/>
          <w:sz w:val="18"/>
          <w:szCs w:val="18"/>
        </w:rPr>
        <w:t>に関して，以下の問いに答えなさい．</w:t>
      </w:r>
    </w:p>
    <w:p w14:paraId="4482E42E" w14:textId="10061D43" w:rsidR="00BA4A60" w:rsidRDefault="00B60E36" w:rsidP="00BA4A60">
      <w:pPr>
        <w:jc w:val="center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noProof/>
          <w:sz w:val="18"/>
          <w:szCs w:val="18"/>
        </w:rPr>
        <w:drawing>
          <wp:inline distT="0" distB="0" distL="0" distR="0" wp14:anchorId="428BACBD" wp14:editId="1CA9A34D">
            <wp:extent cx="1024006" cy="2222500"/>
            <wp:effectExtent l="0" t="0" r="5080" b="6350"/>
            <wp:docPr id="13588656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917" cy="223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5597" w14:textId="1FDB42A4" w:rsidR="006144F7" w:rsidRDefault="00282360" w:rsidP="006144F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帰無仮説</w:t>
      </w:r>
      <w:r w:rsidR="006144F7">
        <w:rPr>
          <w:rFonts w:ascii="BIZ UDPGothic" w:eastAsia="BIZ UDPGothic" w:hAnsi="BIZ UDPGothic" w:cs="Times New Roman" w:hint="eastAsia"/>
          <w:sz w:val="18"/>
          <w:szCs w:val="18"/>
        </w:rPr>
        <w:t>と</w:t>
      </w:r>
      <w:r>
        <w:rPr>
          <w:rFonts w:ascii="BIZ UDPGothic" w:eastAsia="BIZ UDPGothic" w:hAnsi="BIZ UDPGothic" w:cs="Times New Roman" w:hint="eastAsia"/>
          <w:sz w:val="18"/>
          <w:szCs w:val="18"/>
        </w:rPr>
        <w:t>対立仮説</w:t>
      </w:r>
      <w:r w:rsidR="006144F7">
        <w:rPr>
          <w:rFonts w:ascii="BIZ UDPGothic" w:eastAsia="BIZ UDPGothic" w:hAnsi="BIZ UDPGothic" w:cs="Times New Roman" w:hint="eastAsia"/>
          <w:sz w:val="18"/>
          <w:szCs w:val="18"/>
        </w:rPr>
        <w:t>はそれぞれ何か．</w:t>
      </w:r>
    </w:p>
    <w:p w14:paraId="1664425F" w14:textId="4D311DBD" w:rsidR="006144F7" w:rsidRDefault="00A232AB" w:rsidP="006144F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標本サイズ，標本平均</w:t>
      </w:r>
      <w:r w:rsidR="006144F7">
        <w:rPr>
          <w:rFonts w:ascii="BIZ UDPGothic" w:eastAsia="BIZ UDPGothic" w:hAnsi="BIZ UDPGothic" w:cs="Times New Roman" w:hint="eastAsia"/>
          <w:sz w:val="18"/>
          <w:szCs w:val="18"/>
        </w:rPr>
        <w:t>は</w:t>
      </w:r>
      <w:r>
        <w:rPr>
          <w:rFonts w:ascii="BIZ UDPGothic" w:eastAsia="BIZ UDPGothic" w:hAnsi="BIZ UDPGothic" w:cs="Times New Roman" w:hint="eastAsia"/>
          <w:sz w:val="18"/>
          <w:szCs w:val="18"/>
        </w:rPr>
        <w:t>それぞれ</w:t>
      </w:r>
      <w:r w:rsidR="006144F7">
        <w:rPr>
          <w:rFonts w:ascii="BIZ UDPGothic" w:eastAsia="BIZ UDPGothic" w:hAnsi="BIZ UDPGothic" w:cs="Times New Roman" w:hint="eastAsia"/>
          <w:sz w:val="18"/>
          <w:szCs w:val="18"/>
        </w:rPr>
        <w:t>いくつか．</w:t>
      </w:r>
    </w:p>
    <w:p w14:paraId="19B7BD18" w14:textId="76CFB97E" w:rsidR="00A232AB" w:rsidRDefault="00D84144" w:rsidP="006144F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標本</w:t>
      </w:r>
      <w:r w:rsidR="00A232AB">
        <w:rPr>
          <w:rFonts w:ascii="BIZ UDPGothic" w:eastAsia="BIZ UDPGothic" w:hAnsi="BIZ UDPGothic" w:cs="Times New Roman" w:hint="eastAsia"/>
          <w:sz w:val="18"/>
          <w:szCs w:val="18"/>
        </w:rPr>
        <w:t>不偏分散と標本標準偏差は</w:t>
      </w:r>
      <w:r w:rsidR="00937162">
        <w:rPr>
          <w:rFonts w:ascii="BIZ UDPGothic" w:eastAsia="BIZ UDPGothic" w:hAnsi="BIZ UDPGothic" w:cs="Times New Roman" w:hint="eastAsia"/>
          <w:sz w:val="18"/>
          <w:szCs w:val="18"/>
        </w:rPr>
        <w:t>それぞれいくつか．</w:t>
      </w:r>
    </w:p>
    <w:p w14:paraId="082B038D" w14:textId="77777777" w:rsidR="0030518E" w:rsidRDefault="0030518E" w:rsidP="0030518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自由度と棄却域の臨界値はそれぞれいくつか．</w:t>
      </w:r>
    </w:p>
    <w:p w14:paraId="7AB3DBF6" w14:textId="17A52E52" w:rsidR="00937162" w:rsidRDefault="00937162" w:rsidP="006144F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検定統計量(t値)はいくつか．</w:t>
      </w:r>
    </w:p>
    <w:p w14:paraId="0E8AFB6E" w14:textId="4BFC6839" w:rsidR="0030518E" w:rsidRDefault="00354D90" w:rsidP="0030518E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有意水準（危険域）5%で考察を行ったとき，以下のうち正しいものはどれか</w:t>
      </w:r>
      <w:r w:rsidR="0030518E">
        <w:rPr>
          <w:rFonts w:ascii="BIZ UDPGothic" w:eastAsia="BIZ UDPGothic" w:hAnsi="BIZ UDPGothic" w:cs="Times New Roman" w:hint="eastAsia"/>
          <w:sz w:val="18"/>
          <w:szCs w:val="18"/>
        </w:rPr>
        <w:t>．</w:t>
      </w:r>
    </w:p>
    <w:p w14:paraId="29B47025" w14:textId="77777777" w:rsidR="00354D90" w:rsidRDefault="00354D90" w:rsidP="00354D90">
      <w:pPr>
        <w:pStyle w:val="ListParagraph"/>
        <w:numPr>
          <w:ilvl w:val="2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有意水準5%で帰無仮説を棄却できず，対立仮説を採択する．</w:t>
      </w:r>
    </w:p>
    <w:p w14:paraId="0A3EF18B" w14:textId="77777777" w:rsidR="00354D90" w:rsidRDefault="00354D90" w:rsidP="00354D90">
      <w:pPr>
        <w:pStyle w:val="ListParagraph"/>
        <w:numPr>
          <w:ilvl w:val="2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有意水準5％で帰無仮説を棄却できず，帰無仮説を採択する．</w:t>
      </w:r>
    </w:p>
    <w:p w14:paraId="2BC51A85" w14:textId="77777777" w:rsidR="00354D90" w:rsidRDefault="00354D90" w:rsidP="00354D90">
      <w:pPr>
        <w:pStyle w:val="ListParagraph"/>
        <w:numPr>
          <w:ilvl w:val="2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有意水準5％で帰無仮説を棄却し，対立仮説を採択する．</w:t>
      </w:r>
    </w:p>
    <w:p w14:paraId="43971C8F" w14:textId="77777777" w:rsidR="00354D90" w:rsidRDefault="00354D90" w:rsidP="00354D90">
      <w:pPr>
        <w:pStyle w:val="ListParagraph"/>
        <w:numPr>
          <w:ilvl w:val="2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Gothic" w:eastAsia="BIZ UDPGothic" w:hAnsi="BIZ UDPGothic" w:cs="Times New Roman"/>
          <w:sz w:val="18"/>
          <w:szCs w:val="18"/>
        </w:rPr>
      </w:pPr>
      <w:r>
        <w:rPr>
          <w:rFonts w:ascii="BIZ UDPGothic" w:eastAsia="BIZ UDPGothic" w:hAnsi="BIZ UDPGothic" w:cs="Times New Roman" w:hint="eastAsia"/>
          <w:sz w:val="18"/>
          <w:szCs w:val="18"/>
        </w:rPr>
        <w:t>有意水準5％で帰無仮説を棄却し，帰無仮説を採択する．</w:t>
      </w:r>
    </w:p>
    <w:p w14:paraId="4A79A8FA" w14:textId="77777777" w:rsidR="006144F7" w:rsidRPr="00354D90" w:rsidRDefault="006144F7" w:rsidP="00BA4A60">
      <w:pPr>
        <w:jc w:val="center"/>
        <w:rPr>
          <w:rFonts w:ascii="BIZ UDPGothic" w:eastAsia="BIZ UDPGothic" w:hAnsi="BIZ UDPGothic"/>
          <w:sz w:val="18"/>
          <w:szCs w:val="18"/>
        </w:rPr>
      </w:pPr>
    </w:p>
    <w:p w14:paraId="3F65C407" w14:textId="68FABDDF" w:rsidR="00BA4A60" w:rsidRDefault="00BA4A60" w:rsidP="00BA4A60">
      <w:pPr>
        <w:jc w:val="center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t>（問題は以上です）</w:t>
      </w:r>
    </w:p>
    <w:p w14:paraId="2CE5D036" w14:textId="1C608F4A" w:rsidR="00BA4A60" w:rsidRDefault="00BA4A60">
      <w:pPr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br w:type="page"/>
      </w:r>
    </w:p>
    <w:p w14:paraId="2A6268F0" w14:textId="52786315" w:rsidR="00F46707" w:rsidRDefault="00F46707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6F7E0AEC" w14:textId="231CB7FE" w:rsidR="00FD5B33" w:rsidRPr="003E3923" w:rsidRDefault="00FD5B33" w:rsidP="00FD5B33">
      <w:pPr>
        <w:ind w:right="70"/>
        <w:jc w:val="center"/>
        <w:rPr>
          <w:rFonts w:ascii="BIZ UDPGothic" w:eastAsia="BIZ UDPGothic" w:hAnsi="BIZ UDPGothic"/>
          <w:b/>
          <w:bCs/>
          <w:sz w:val="18"/>
          <w:szCs w:val="18"/>
        </w:rPr>
      </w:pPr>
      <w:r w:rsidRPr="003E3923">
        <w:rPr>
          <w:rFonts w:ascii="BIZ UDPGothic" w:eastAsia="BIZ UDPGothic" w:hAnsi="BIZ UDPGothic" w:hint="eastAsia"/>
          <w:b/>
          <w:bCs/>
          <w:sz w:val="18"/>
          <w:szCs w:val="18"/>
        </w:rPr>
        <w:t>ポアソン分布表</w:t>
      </w:r>
    </w:p>
    <w:p w14:paraId="38FE3464" w14:textId="1FCB444C" w:rsidR="0080567C" w:rsidRDefault="00FD5B33" w:rsidP="00FD5B33">
      <w:pPr>
        <w:ind w:right="70"/>
        <w:jc w:val="center"/>
        <w:rPr>
          <w:rFonts w:ascii="BIZ UDPGothic" w:eastAsia="BIZ UDPGothic" w:hAnsi="BIZ UDPGothic"/>
          <w:sz w:val="18"/>
          <w:szCs w:val="18"/>
        </w:rPr>
      </w:pPr>
      <w:r w:rsidRPr="00FD5B33">
        <w:rPr>
          <w:rFonts w:eastAsia="BIZ UDPGothic" w:hint="eastAsia"/>
          <w:noProof/>
        </w:rPr>
        <w:drawing>
          <wp:inline distT="0" distB="0" distL="0" distR="0" wp14:anchorId="7FEBC05A" wp14:editId="117862F1">
            <wp:extent cx="6480175" cy="6194425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19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D3DA" w14:textId="4B572D88" w:rsidR="00FD5B33" w:rsidRDefault="00FD5B33">
      <w:pPr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br w:type="page"/>
      </w:r>
    </w:p>
    <w:p w14:paraId="00818F78" w14:textId="77777777" w:rsidR="00FD5B33" w:rsidRDefault="00FD5B33">
      <w:pPr>
        <w:rPr>
          <w:rFonts w:ascii="BIZ UDPGothic" w:eastAsia="BIZ UDPGothic" w:hAnsi="BIZ UDPGothic"/>
          <w:sz w:val="18"/>
          <w:szCs w:val="18"/>
        </w:rPr>
      </w:pPr>
    </w:p>
    <w:p w14:paraId="4167139C" w14:textId="464642FC" w:rsidR="00FD5B33" w:rsidRPr="003E3923" w:rsidRDefault="00FD5B33" w:rsidP="00FD5B33">
      <w:pPr>
        <w:jc w:val="center"/>
        <w:rPr>
          <w:rFonts w:ascii="BIZ UDPGothic" w:eastAsia="BIZ UDPGothic" w:hAnsi="BIZ UDPGothic"/>
          <w:b/>
          <w:bCs/>
          <w:sz w:val="18"/>
          <w:szCs w:val="18"/>
        </w:rPr>
      </w:pPr>
      <w:r w:rsidRPr="003E3923">
        <w:rPr>
          <w:rFonts w:ascii="BIZ UDPGothic" w:eastAsia="BIZ UDPGothic" w:hAnsi="BIZ UDPGothic" w:hint="eastAsia"/>
          <w:b/>
          <w:bCs/>
          <w:sz w:val="18"/>
          <w:szCs w:val="18"/>
        </w:rPr>
        <w:t>標準正規分布表</w:t>
      </w:r>
    </w:p>
    <w:p w14:paraId="74DC34C1" w14:textId="7E8D959C" w:rsidR="00FD5B33" w:rsidRDefault="00FD5B33" w:rsidP="00FD5B33">
      <w:pPr>
        <w:jc w:val="center"/>
        <w:rPr>
          <w:rFonts w:ascii="BIZ UDPGothic" w:eastAsia="BIZ UDPGothic" w:hAnsi="BIZ UDPGothic"/>
          <w:sz w:val="18"/>
          <w:szCs w:val="18"/>
        </w:rPr>
      </w:pPr>
      <w:r w:rsidRPr="00FD5B33">
        <w:rPr>
          <w:rFonts w:eastAsia="BIZ UDPGothic" w:hint="eastAsia"/>
          <w:noProof/>
        </w:rPr>
        <w:drawing>
          <wp:inline distT="0" distB="0" distL="0" distR="0" wp14:anchorId="21219B91" wp14:editId="5F538CA9">
            <wp:extent cx="5861050" cy="8700639"/>
            <wp:effectExtent l="0" t="0" r="6350" b="571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757" cy="871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AA45A" w14:textId="0569A838" w:rsidR="00FD5B33" w:rsidRDefault="00FD5B33">
      <w:pPr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br w:type="page"/>
      </w:r>
    </w:p>
    <w:p w14:paraId="62A963D4" w14:textId="234827F5" w:rsidR="00FD5B33" w:rsidRDefault="00FD5B33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22319F72" w14:textId="16CB7B46" w:rsidR="00FD5B33" w:rsidRPr="003E3923" w:rsidRDefault="00FD5B33" w:rsidP="00FD5B33">
      <w:pPr>
        <w:ind w:right="70"/>
        <w:jc w:val="center"/>
        <w:rPr>
          <w:rFonts w:ascii="BIZ UDPGothic" w:eastAsia="BIZ UDPGothic" w:hAnsi="BIZ UDPGothic"/>
          <w:b/>
          <w:bCs/>
          <w:sz w:val="18"/>
          <w:szCs w:val="18"/>
        </w:rPr>
      </w:pPr>
      <w:r w:rsidRPr="003E3923">
        <w:rPr>
          <w:rFonts w:ascii="BIZ UDPGothic" w:eastAsia="BIZ UDPGothic" w:hAnsi="BIZ UDPGothic" w:hint="eastAsia"/>
          <w:b/>
          <w:bCs/>
          <w:sz w:val="18"/>
          <w:szCs w:val="18"/>
        </w:rPr>
        <w:t>t分布表</w:t>
      </w:r>
    </w:p>
    <w:p w14:paraId="08E1822E" w14:textId="5FC1ED0E" w:rsidR="00FD5B33" w:rsidRDefault="00FD5B33" w:rsidP="00FD5B33">
      <w:pPr>
        <w:ind w:right="70"/>
        <w:jc w:val="center"/>
        <w:rPr>
          <w:rFonts w:ascii="BIZ UDPGothic" w:eastAsia="BIZ UDPGothic" w:hAnsi="BIZ UDPGothic"/>
          <w:sz w:val="18"/>
          <w:szCs w:val="18"/>
        </w:rPr>
      </w:pPr>
      <w:r w:rsidRPr="00FD5B33">
        <w:rPr>
          <w:rFonts w:eastAsia="BIZ UDPGothic" w:hint="eastAsia"/>
          <w:noProof/>
        </w:rPr>
        <w:drawing>
          <wp:inline distT="0" distB="0" distL="0" distR="0" wp14:anchorId="1720F891" wp14:editId="4713CEF7">
            <wp:extent cx="6133810" cy="8737600"/>
            <wp:effectExtent l="0" t="0" r="635" b="635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600" cy="874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3B931" w14:textId="2A76135C" w:rsidR="00FD5B33" w:rsidRDefault="00FD5B33">
      <w:pPr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br w:type="page"/>
      </w:r>
    </w:p>
    <w:p w14:paraId="7BCB29A4" w14:textId="77777777" w:rsidR="00E70EE3" w:rsidRDefault="00E70EE3">
      <w:pPr>
        <w:rPr>
          <w:rFonts w:ascii="BIZ UDPGothic" w:eastAsia="BIZ UDPGothic" w:hAnsi="BIZ UDPGothic"/>
          <w:sz w:val="18"/>
          <w:szCs w:val="18"/>
        </w:rPr>
      </w:pPr>
    </w:p>
    <w:p w14:paraId="507FD871" w14:textId="0A920321" w:rsidR="00E70EE3" w:rsidRDefault="00E70EE3" w:rsidP="00E70EE3">
      <w:pPr>
        <w:jc w:val="center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t>（計算用紙）</w:t>
      </w:r>
    </w:p>
    <w:p w14:paraId="0ED18937" w14:textId="4AECDC45" w:rsidR="00E70EE3" w:rsidRDefault="00E70EE3">
      <w:pPr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br w:type="page"/>
      </w:r>
    </w:p>
    <w:p w14:paraId="52DEDDB9" w14:textId="77777777" w:rsidR="002A7BA6" w:rsidRDefault="002A7BA6">
      <w:pPr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3057"/>
        <w:gridCol w:w="1019"/>
        <w:gridCol w:w="5100"/>
      </w:tblGrid>
      <w:tr w:rsidR="002A7BA6" w14:paraId="5049B391" w14:textId="77777777" w:rsidTr="00243F5F">
        <w:trPr>
          <w:trHeight w:val="1134"/>
        </w:trPr>
        <w:tc>
          <w:tcPr>
            <w:tcW w:w="1019" w:type="dxa"/>
            <w:vAlign w:val="center"/>
          </w:tcPr>
          <w:p w14:paraId="6625627F" w14:textId="39B0EDB8" w:rsidR="002A7BA6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学籍番号</w:t>
            </w:r>
          </w:p>
        </w:tc>
        <w:tc>
          <w:tcPr>
            <w:tcW w:w="3057" w:type="dxa"/>
            <w:vAlign w:val="center"/>
          </w:tcPr>
          <w:p w14:paraId="3D29F03A" w14:textId="77777777" w:rsidR="002A7BA6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  <w:tc>
          <w:tcPr>
            <w:tcW w:w="1019" w:type="dxa"/>
            <w:vAlign w:val="center"/>
          </w:tcPr>
          <w:p w14:paraId="0CF1C7CD" w14:textId="1A7EAD8A" w:rsidR="002A7BA6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氏名</w:t>
            </w:r>
          </w:p>
        </w:tc>
        <w:tc>
          <w:tcPr>
            <w:tcW w:w="5100" w:type="dxa"/>
            <w:vAlign w:val="center"/>
          </w:tcPr>
          <w:p w14:paraId="367C0E9F" w14:textId="77777777" w:rsidR="002A7BA6" w:rsidRDefault="002A7BA6" w:rsidP="002A7BA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</w:tr>
    </w:tbl>
    <w:p w14:paraId="23D7F819" w14:textId="77777777" w:rsidR="002A7BA6" w:rsidRDefault="002A7BA6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40836969" w14:textId="77777777" w:rsidR="00B31474" w:rsidRDefault="00B31474" w:rsidP="00B31474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t>Q1</w:t>
      </w:r>
      <w:r>
        <w:rPr>
          <w:rFonts w:ascii="BIZ UDPGothic" w:eastAsia="BIZ UDPGothic" w:hAnsi="BIZ UDPGothic" w:hint="eastAsia"/>
          <w:sz w:val="18"/>
          <w:szCs w:val="18"/>
        </w:rPr>
        <w:t xml:space="preserve">　（2</w:t>
      </w:r>
      <w:r>
        <w:rPr>
          <w:rFonts w:ascii="BIZ UDPGothic" w:eastAsia="BIZ UDPGothic" w:hAnsi="BIZ UDPGothic"/>
          <w:sz w:val="18"/>
          <w:szCs w:val="18"/>
        </w:rPr>
        <w:t>5</w:t>
      </w:r>
      <w:r>
        <w:rPr>
          <w:rFonts w:ascii="BIZ UDPGothic" w:eastAsia="BIZ UDPGothic" w:hAnsi="BIZ UDPGothic" w:hint="eastAsia"/>
          <w:sz w:val="18"/>
          <w:szCs w:val="18"/>
        </w:rPr>
        <w:t>点）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926"/>
        <w:gridCol w:w="3708"/>
        <w:gridCol w:w="927"/>
        <w:gridCol w:w="3708"/>
      </w:tblGrid>
      <w:tr w:rsidR="00B31474" w14:paraId="0312324C" w14:textId="77777777" w:rsidTr="00B57BBF">
        <w:trPr>
          <w:trHeight w:val="1701"/>
        </w:trPr>
        <w:tc>
          <w:tcPr>
            <w:tcW w:w="926" w:type="dxa"/>
            <w:vAlign w:val="center"/>
          </w:tcPr>
          <w:p w14:paraId="36D236CC" w14:textId="2596423C" w:rsidR="00B31474" w:rsidRDefault="00B31474" w:rsidP="006B1B45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1)</w:t>
            </w:r>
          </w:p>
        </w:tc>
        <w:tc>
          <w:tcPr>
            <w:tcW w:w="9269" w:type="dxa"/>
            <w:gridSpan w:val="4"/>
            <w:vAlign w:val="center"/>
          </w:tcPr>
          <w:p w14:paraId="6F008C45" w14:textId="32027016" w:rsidR="00B31474" w:rsidRPr="000A25E9" w:rsidRDefault="00B31474" w:rsidP="00B57BBF">
            <w:pPr>
              <w:ind w:right="70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</w:p>
        </w:tc>
      </w:tr>
      <w:tr w:rsidR="00B31474" w14:paraId="5A322838" w14:textId="77777777" w:rsidTr="006B1B45">
        <w:trPr>
          <w:trHeight w:val="1701"/>
        </w:trPr>
        <w:tc>
          <w:tcPr>
            <w:tcW w:w="926" w:type="dxa"/>
            <w:tcBorders>
              <w:bottom w:val="single" w:sz="4" w:space="0" w:color="auto"/>
            </w:tcBorders>
            <w:vAlign w:val="center"/>
          </w:tcPr>
          <w:p w14:paraId="6C205191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2)</w:t>
            </w:r>
          </w:p>
        </w:tc>
        <w:tc>
          <w:tcPr>
            <w:tcW w:w="926" w:type="dxa"/>
            <w:vAlign w:val="center"/>
          </w:tcPr>
          <w:p w14:paraId="4D21FC2C" w14:textId="09CC7C6F" w:rsidR="00B31474" w:rsidRDefault="00B31474" w:rsidP="006B1B45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期待値</w:t>
            </w:r>
          </w:p>
        </w:tc>
        <w:tc>
          <w:tcPr>
            <w:tcW w:w="3708" w:type="dxa"/>
            <w:vAlign w:val="center"/>
          </w:tcPr>
          <w:p w14:paraId="2BD3F5CF" w14:textId="73D759BC" w:rsidR="00B31474" w:rsidRPr="000A25E9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29AA5C3E" w14:textId="1F59A439" w:rsidR="00B31474" w:rsidRDefault="00B31474" w:rsidP="006B1B45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分散</w:t>
            </w:r>
          </w:p>
        </w:tc>
        <w:tc>
          <w:tcPr>
            <w:tcW w:w="3708" w:type="dxa"/>
            <w:vAlign w:val="center"/>
          </w:tcPr>
          <w:p w14:paraId="07A1832E" w14:textId="6AB21C7D" w:rsidR="00B31474" w:rsidRPr="000A25E9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</w:p>
        </w:tc>
      </w:tr>
      <w:tr w:rsidR="006B1B45" w14:paraId="7D9F6D61" w14:textId="77777777" w:rsidTr="00AB43ED">
        <w:trPr>
          <w:trHeight w:val="1701"/>
        </w:trPr>
        <w:tc>
          <w:tcPr>
            <w:tcW w:w="92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13DC223" w14:textId="463D9350" w:rsidR="006B1B45" w:rsidRDefault="006B1B45" w:rsidP="006B1B45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3)</w:t>
            </w:r>
          </w:p>
        </w:tc>
        <w:tc>
          <w:tcPr>
            <w:tcW w:w="4634" w:type="dxa"/>
            <w:gridSpan w:val="2"/>
            <w:vAlign w:val="center"/>
          </w:tcPr>
          <w:p w14:paraId="09DAE793" w14:textId="279A6F71" w:rsidR="006B1B45" w:rsidRDefault="006B1B45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4E76D591" w14:textId="29FE0010" w:rsidR="006B1B45" w:rsidRDefault="006B1B45" w:rsidP="006B1B45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4)</w:t>
            </w:r>
          </w:p>
        </w:tc>
        <w:tc>
          <w:tcPr>
            <w:tcW w:w="3708" w:type="dxa"/>
            <w:vAlign w:val="center"/>
          </w:tcPr>
          <w:p w14:paraId="66AC5E02" w14:textId="250111D8" w:rsidR="006B1B45" w:rsidRPr="000A25E9" w:rsidRDefault="006B1B45" w:rsidP="00B57BBF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</w:p>
        </w:tc>
      </w:tr>
    </w:tbl>
    <w:p w14:paraId="68342FB3" w14:textId="77777777" w:rsidR="00B31474" w:rsidRDefault="00B31474" w:rsidP="00B31474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3516E3D5" w14:textId="77777777" w:rsidR="00B31474" w:rsidRDefault="00B31474" w:rsidP="00B31474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t>Q</w:t>
      </w:r>
      <w:r>
        <w:rPr>
          <w:rFonts w:ascii="BIZ UDPGothic" w:eastAsia="BIZ UDPGothic" w:hAnsi="BIZ UDPGothic"/>
          <w:sz w:val="18"/>
          <w:szCs w:val="18"/>
        </w:rPr>
        <w:t>2</w:t>
      </w:r>
      <w:r>
        <w:rPr>
          <w:rFonts w:ascii="BIZ UDPGothic" w:eastAsia="BIZ UDPGothic" w:hAnsi="BIZ UDPGothic" w:hint="eastAsia"/>
          <w:sz w:val="18"/>
          <w:szCs w:val="18"/>
        </w:rPr>
        <w:t xml:space="preserve">　（2</w:t>
      </w:r>
      <w:r>
        <w:rPr>
          <w:rFonts w:ascii="BIZ UDPGothic" w:eastAsia="BIZ UDPGothic" w:hAnsi="BIZ UDPGothic"/>
          <w:sz w:val="18"/>
          <w:szCs w:val="18"/>
        </w:rPr>
        <w:t>5</w:t>
      </w:r>
      <w:r>
        <w:rPr>
          <w:rFonts w:ascii="BIZ UDPGothic" w:eastAsia="BIZ UDPGothic" w:hAnsi="BIZ UDPGothic" w:hint="eastAsia"/>
          <w:sz w:val="18"/>
          <w:szCs w:val="18"/>
        </w:rPr>
        <w:t>点）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926"/>
        <w:gridCol w:w="3708"/>
        <w:gridCol w:w="927"/>
        <w:gridCol w:w="3708"/>
      </w:tblGrid>
      <w:tr w:rsidR="00B31474" w14:paraId="47999E00" w14:textId="77777777" w:rsidTr="00B57BBF">
        <w:trPr>
          <w:trHeight w:val="1701"/>
        </w:trPr>
        <w:tc>
          <w:tcPr>
            <w:tcW w:w="926" w:type="dxa"/>
            <w:vAlign w:val="center"/>
          </w:tcPr>
          <w:p w14:paraId="4A2F3B3E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1)</w:t>
            </w:r>
          </w:p>
        </w:tc>
        <w:tc>
          <w:tcPr>
            <w:tcW w:w="926" w:type="dxa"/>
            <w:vAlign w:val="center"/>
          </w:tcPr>
          <w:p w14:paraId="6094CC43" w14:textId="4EC2BEB2" w:rsidR="00B31474" w:rsidRDefault="00B31474" w:rsidP="006B1B45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期待値</w:t>
            </w:r>
          </w:p>
        </w:tc>
        <w:tc>
          <w:tcPr>
            <w:tcW w:w="3708" w:type="dxa"/>
            <w:vAlign w:val="center"/>
          </w:tcPr>
          <w:p w14:paraId="476D160F" w14:textId="2C2F0ABD" w:rsidR="00B31474" w:rsidRPr="008A56EB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342E6F11" w14:textId="2C06A0E9" w:rsidR="00B31474" w:rsidRDefault="00B31474" w:rsidP="006B1B45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分散</w:t>
            </w:r>
          </w:p>
        </w:tc>
        <w:tc>
          <w:tcPr>
            <w:tcW w:w="3708" w:type="dxa"/>
            <w:vAlign w:val="center"/>
          </w:tcPr>
          <w:p w14:paraId="7467A7B4" w14:textId="23BBB9E5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</w:tr>
      <w:tr w:rsidR="00B31474" w14:paraId="4104DE44" w14:textId="77777777" w:rsidTr="006B1B45">
        <w:trPr>
          <w:trHeight w:val="1701"/>
        </w:trPr>
        <w:tc>
          <w:tcPr>
            <w:tcW w:w="926" w:type="dxa"/>
            <w:tcBorders>
              <w:bottom w:val="single" w:sz="4" w:space="0" w:color="auto"/>
            </w:tcBorders>
            <w:vAlign w:val="center"/>
          </w:tcPr>
          <w:p w14:paraId="593179B5" w14:textId="3C74B935" w:rsidR="00B31474" w:rsidRDefault="00B31474" w:rsidP="006B1B45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2)</w:t>
            </w:r>
          </w:p>
        </w:tc>
        <w:tc>
          <w:tcPr>
            <w:tcW w:w="9269" w:type="dxa"/>
            <w:gridSpan w:val="4"/>
            <w:vAlign w:val="center"/>
          </w:tcPr>
          <w:p w14:paraId="5A170AC4" w14:textId="28E31F28" w:rsidR="00B31474" w:rsidRPr="008A56EB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</w:p>
        </w:tc>
      </w:tr>
      <w:tr w:rsidR="006B1B45" w14:paraId="1AE31D19" w14:textId="77777777" w:rsidTr="00444C85">
        <w:trPr>
          <w:trHeight w:val="1701"/>
        </w:trPr>
        <w:tc>
          <w:tcPr>
            <w:tcW w:w="92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2CFA11B" w14:textId="3AA71270" w:rsidR="006B1B45" w:rsidRDefault="006B1B45" w:rsidP="006B1B45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3)</w:t>
            </w:r>
          </w:p>
        </w:tc>
        <w:tc>
          <w:tcPr>
            <w:tcW w:w="4634" w:type="dxa"/>
            <w:gridSpan w:val="2"/>
            <w:vAlign w:val="center"/>
          </w:tcPr>
          <w:p w14:paraId="755E0F2A" w14:textId="0B172E08" w:rsidR="006B1B45" w:rsidRPr="008A56EB" w:rsidRDefault="006B1B45" w:rsidP="00B57BBF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16830E60" w14:textId="6EC47414" w:rsidR="006B1B45" w:rsidRDefault="006B1B45" w:rsidP="006B1B45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4)</w:t>
            </w:r>
          </w:p>
        </w:tc>
        <w:tc>
          <w:tcPr>
            <w:tcW w:w="3708" w:type="dxa"/>
            <w:vAlign w:val="center"/>
          </w:tcPr>
          <w:p w14:paraId="5CFAC1A1" w14:textId="6194EA08" w:rsidR="006B1B45" w:rsidRDefault="006B1B45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</w:tr>
    </w:tbl>
    <w:p w14:paraId="15E0193B" w14:textId="77777777" w:rsidR="00B31474" w:rsidRDefault="00B31474" w:rsidP="00B31474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5134BB68" w14:textId="77777777" w:rsidR="00B31474" w:rsidRDefault="00B31474" w:rsidP="00B31474">
      <w:pPr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br w:type="page"/>
      </w:r>
    </w:p>
    <w:p w14:paraId="6F066FDA" w14:textId="77777777" w:rsidR="00B31474" w:rsidRDefault="00B31474" w:rsidP="00B31474">
      <w:pPr>
        <w:ind w:right="70"/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850"/>
        <w:gridCol w:w="3294"/>
      </w:tblGrid>
      <w:tr w:rsidR="00B31474" w14:paraId="62D65B57" w14:textId="77777777" w:rsidTr="00B57BBF">
        <w:trPr>
          <w:trHeight w:val="1134"/>
          <w:jc w:val="right"/>
        </w:trPr>
        <w:tc>
          <w:tcPr>
            <w:tcW w:w="850" w:type="dxa"/>
            <w:vAlign w:val="center"/>
          </w:tcPr>
          <w:p w14:paraId="64FDEDB0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得点</w:t>
            </w:r>
          </w:p>
        </w:tc>
        <w:tc>
          <w:tcPr>
            <w:tcW w:w="3294" w:type="dxa"/>
            <w:vAlign w:val="center"/>
          </w:tcPr>
          <w:p w14:paraId="7C945D90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</w:tr>
    </w:tbl>
    <w:p w14:paraId="547B0686" w14:textId="77777777" w:rsidR="00B31474" w:rsidRDefault="00B31474" w:rsidP="00B31474">
      <w:pPr>
        <w:ind w:right="70"/>
        <w:rPr>
          <w:rFonts w:ascii="BIZ UDPGothic" w:eastAsia="BIZ UDPGothic" w:hAnsi="BIZ UDPGothic"/>
          <w:sz w:val="18"/>
          <w:szCs w:val="18"/>
        </w:rPr>
      </w:pPr>
      <w:r w:rsidRPr="00B05DEB">
        <w:rPr>
          <w:rFonts w:ascii="BIZ UDPGothic" w:eastAsia="BIZ UDPGothic" w:hAnsi="BIZ UDPGothic" w:hint="eastAsia"/>
          <w:sz w:val="18"/>
          <w:szCs w:val="18"/>
          <w:highlight w:val="yellow"/>
        </w:rPr>
        <w:t>Q</w:t>
      </w:r>
      <w:r w:rsidRPr="00B05DEB">
        <w:rPr>
          <w:rFonts w:ascii="BIZ UDPGothic" w:eastAsia="BIZ UDPGothic" w:hAnsi="BIZ UDPGothic"/>
          <w:sz w:val="18"/>
          <w:szCs w:val="18"/>
          <w:highlight w:val="yellow"/>
        </w:rPr>
        <w:t>3</w:t>
      </w:r>
      <w:r w:rsidRPr="00B05DEB">
        <w:rPr>
          <w:rFonts w:ascii="BIZ UDPGothic" w:eastAsia="BIZ UDPGothic" w:hAnsi="BIZ UDPGothic" w:hint="eastAsia"/>
          <w:sz w:val="18"/>
          <w:szCs w:val="18"/>
          <w:highlight w:val="yellow"/>
        </w:rPr>
        <w:t xml:space="preserve">　（10点）</w:t>
      </w:r>
    </w:p>
    <w:p w14:paraId="0EB62E6E" w14:textId="77777777" w:rsidR="00B31474" w:rsidRDefault="00B31474" w:rsidP="00B31474">
      <w:pPr>
        <w:ind w:right="70"/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B31474" w14:paraId="77C47EC5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7E1FED13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</w:tc>
        <w:tc>
          <w:tcPr>
            <w:tcW w:w="3398" w:type="dxa"/>
            <w:vAlign w:val="center"/>
          </w:tcPr>
          <w:p w14:paraId="29D6FE2B" w14:textId="01C7FC0D" w:rsidR="00B31474" w:rsidRPr="00823DEF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37E192A9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</w:tc>
        <w:tc>
          <w:tcPr>
            <w:tcW w:w="3399" w:type="dxa"/>
            <w:vAlign w:val="center"/>
          </w:tcPr>
          <w:p w14:paraId="63C42B78" w14:textId="701D290E" w:rsidR="00B31474" w:rsidRPr="00823DEF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</w:tr>
    </w:tbl>
    <w:p w14:paraId="1A9A75C1" w14:textId="77777777" w:rsidR="00B31474" w:rsidRPr="00AE3764" w:rsidRDefault="00B31474" w:rsidP="00B31474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32A41F3E" w14:textId="77777777" w:rsidR="00B31474" w:rsidRDefault="00B31474" w:rsidP="00B31474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t>Q</w:t>
      </w:r>
      <w:r>
        <w:rPr>
          <w:rFonts w:ascii="BIZ UDPGothic" w:eastAsia="BIZ UDPGothic" w:hAnsi="BIZ UDPGothic"/>
          <w:sz w:val="18"/>
          <w:szCs w:val="18"/>
        </w:rPr>
        <w:t>4</w:t>
      </w:r>
      <w:r>
        <w:rPr>
          <w:rFonts w:ascii="BIZ UDPGothic" w:eastAsia="BIZ UDPGothic" w:hAnsi="BIZ UDPGothic" w:hint="eastAsia"/>
          <w:sz w:val="18"/>
          <w:szCs w:val="18"/>
        </w:rPr>
        <w:t xml:space="preserve">　（2</w:t>
      </w:r>
      <w:r>
        <w:rPr>
          <w:rFonts w:ascii="BIZ UDPGothic" w:eastAsia="BIZ UDPGothic" w:hAnsi="BIZ UDPGothic"/>
          <w:sz w:val="18"/>
          <w:szCs w:val="18"/>
        </w:rPr>
        <w:t>5</w:t>
      </w:r>
      <w:r>
        <w:rPr>
          <w:rFonts w:ascii="BIZ UDPGothic" w:eastAsia="BIZ UDPGothic" w:hAnsi="BIZ UDPGothic" w:hint="eastAsia"/>
          <w:sz w:val="18"/>
          <w:szCs w:val="18"/>
        </w:rPr>
        <w:t>点）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64"/>
        <w:gridCol w:w="3708"/>
        <w:gridCol w:w="927"/>
        <w:gridCol w:w="3708"/>
      </w:tblGrid>
      <w:tr w:rsidR="00B31474" w14:paraId="2DAE507C" w14:textId="77777777" w:rsidTr="00B57BBF">
        <w:trPr>
          <w:trHeight w:val="794"/>
        </w:trPr>
        <w:tc>
          <w:tcPr>
            <w:tcW w:w="988" w:type="dxa"/>
            <w:vAlign w:val="center"/>
          </w:tcPr>
          <w:p w14:paraId="5D4F54DB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</w:tc>
        <w:tc>
          <w:tcPr>
            <w:tcW w:w="4572" w:type="dxa"/>
            <w:gridSpan w:val="2"/>
            <w:vAlign w:val="center"/>
          </w:tcPr>
          <w:p w14:paraId="47772C66" w14:textId="1FE61EE9" w:rsidR="00B31474" w:rsidRPr="006B7569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  <w:tc>
          <w:tcPr>
            <w:tcW w:w="927" w:type="dxa"/>
            <w:vAlign w:val="center"/>
          </w:tcPr>
          <w:p w14:paraId="41EF32E6" w14:textId="77777777" w:rsidR="00B31474" w:rsidRPr="006B7569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</w:tc>
        <w:tc>
          <w:tcPr>
            <w:tcW w:w="3708" w:type="dxa"/>
            <w:vAlign w:val="center"/>
          </w:tcPr>
          <w:p w14:paraId="10808656" w14:textId="5A3C889D" w:rsidR="00B31474" w:rsidRPr="006B7569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</w:tr>
      <w:tr w:rsidR="00B31474" w14:paraId="6AAE58AC" w14:textId="77777777" w:rsidTr="00B57BBF">
        <w:trPr>
          <w:trHeight w:val="1701"/>
        </w:trPr>
        <w:tc>
          <w:tcPr>
            <w:tcW w:w="988" w:type="dxa"/>
            <w:vAlign w:val="center"/>
          </w:tcPr>
          <w:p w14:paraId="13526437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(3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)</w:t>
            </w:r>
          </w:p>
        </w:tc>
        <w:tc>
          <w:tcPr>
            <w:tcW w:w="864" w:type="dxa"/>
            <w:vAlign w:val="center"/>
          </w:tcPr>
          <w:p w14:paraId="5ADB4A2D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標本</w:t>
            </w:r>
          </w:p>
          <w:p w14:paraId="4CE485D9" w14:textId="1D112C7D" w:rsidR="00B31474" w:rsidRDefault="00B31474" w:rsidP="006B1B45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平均</w:t>
            </w:r>
          </w:p>
        </w:tc>
        <w:tc>
          <w:tcPr>
            <w:tcW w:w="3708" w:type="dxa"/>
            <w:vAlign w:val="center"/>
          </w:tcPr>
          <w:p w14:paraId="75EFBBA8" w14:textId="5F51E32C" w:rsidR="00B31474" w:rsidRPr="006B7569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08FF1678" w14:textId="77777777" w:rsidR="00B31474" w:rsidRPr="006B7569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sz w:val="18"/>
                <w:szCs w:val="18"/>
              </w:rPr>
              <w:t>標本</w:t>
            </w:r>
          </w:p>
          <w:p w14:paraId="4F95EA25" w14:textId="69583734" w:rsidR="00B31474" w:rsidRPr="006B7569" w:rsidRDefault="00B31474" w:rsidP="006B1B45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sz w:val="18"/>
                <w:szCs w:val="18"/>
              </w:rPr>
              <w:t>分散</w:t>
            </w:r>
          </w:p>
        </w:tc>
        <w:tc>
          <w:tcPr>
            <w:tcW w:w="3708" w:type="dxa"/>
            <w:vAlign w:val="center"/>
          </w:tcPr>
          <w:p w14:paraId="45445CF1" w14:textId="6384FDA7" w:rsidR="00B31474" w:rsidRPr="006B7569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</w:p>
        </w:tc>
      </w:tr>
      <w:tr w:rsidR="00B31474" w14:paraId="2D586193" w14:textId="77777777" w:rsidTr="00B57BBF">
        <w:trPr>
          <w:trHeight w:val="1701"/>
        </w:trPr>
        <w:tc>
          <w:tcPr>
            <w:tcW w:w="988" w:type="dxa"/>
            <w:vAlign w:val="center"/>
          </w:tcPr>
          <w:p w14:paraId="3D8CB77E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(4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)</w:t>
            </w:r>
          </w:p>
          <w:p w14:paraId="5A684406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166015">
              <w:rPr>
                <w:rFonts w:ascii="BIZ UDPGothic" w:eastAsia="BIZ UDPGothic" w:hAnsi="BIZ UDPGothic" w:hint="eastAsia"/>
                <w:sz w:val="14"/>
                <w:szCs w:val="14"/>
              </w:rPr>
              <w:t>(４点</w:t>
            </w:r>
            <w:r w:rsidRPr="00166015">
              <w:rPr>
                <w:rFonts w:ascii="BIZ UDPGothic" w:eastAsia="BIZ UDPGothic" w:hAnsi="BIZ UDPGothic"/>
                <w:sz w:val="14"/>
                <w:szCs w:val="14"/>
              </w:rPr>
              <w:t>)</w:t>
            </w:r>
          </w:p>
        </w:tc>
        <w:tc>
          <w:tcPr>
            <w:tcW w:w="9207" w:type="dxa"/>
            <w:gridSpan w:val="4"/>
            <w:vAlign w:val="center"/>
          </w:tcPr>
          <w:p w14:paraId="6D067F8E" w14:textId="0003D460" w:rsidR="00B31474" w:rsidRPr="006B7569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</w:p>
        </w:tc>
      </w:tr>
      <w:tr w:rsidR="00B31474" w14:paraId="5B891202" w14:textId="77777777" w:rsidTr="00B57BBF">
        <w:trPr>
          <w:trHeight w:val="1701"/>
        </w:trPr>
        <w:tc>
          <w:tcPr>
            <w:tcW w:w="988" w:type="dxa"/>
            <w:vAlign w:val="center"/>
          </w:tcPr>
          <w:p w14:paraId="32A408F6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(5</w:t>
            </w:r>
            <w:r>
              <w:rPr>
                <w:rFonts w:ascii="BIZ UDPGothic" w:eastAsia="BIZ UDPGothic" w:hAnsi="BIZ UDPGothic"/>
                <w:sz w:val="18"/>
                <w:szCs w:val="18"/>
              </w:rPr>
              <w:t>)</w:t>
            </w:r>
          </w:p>
        </w:tc>
        <w:tc>
          <w:tcPr>
            <w:tcW w:w="864" w:type="dxa"/>
            <w:vAlign w:val="center"/>
          </w:tcPr>
          <w:p w14:paraId="3328989B" w14:textId="74BAE27C" w:rsidR="00B31474" w:rsidRDefault="00B31474" w:rsidP="006B1B45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下限値</w:t>
            </w:r>
          </w:p>
        </w:tc>
        <w:tc>
          <w:tcPr>
            <w:tcW w:w="3708" w:type="dxa"/>
            <w:vAlign w:val="center"/>
          </w:tcPr>
          <w:p w14:paraId="403342F9" w14:textId="1CE1A08E" w:rsidR="00B31474" w:rsidRPr="006B7569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6E57F454" w14:textId="7003C7FE" w:rsidR="00B31474" w:rsidRPr="006B7569" w:rsidRDefault="00B31474" w:rsidP="006B1B45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6B7569">
              <w:rPr>
                <w:rFonts w:ascii="BIZ UDPGothic" w:eastAsia="BIZ UDPGothic" w:hAnsi="BIZ UDPGothic" w:hint="eastAsia"/>
                <w:sz w:val="18"/>
                <w:szCs w:val="18"/>
              </w:rPr>
              <w:t>上限値</w:t>
            </w:r>
          </w:p>
        </w:tc>
        <w:tc>
          <w:tcPr>
            <w:tcW w:w="3708" w:type="dxa"/>
            <w:vAlign w:val="center"/>
          </w:tcPr>
          <w:p w14:paraId="3F452AD5" w14:textId="16D92EB2" w:rsidR="00B31474" w:rsidRPr="006B7569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FF0000"/>
                <w:sz w:val="18"/>
                <w:szCs w:val="18"/>
              </w:rPr>
            </w:pPr>
          </w:p>
        </w:tc>
      </w:tr>
    </w:tbl>
    <w:p w14:paraId="7A93E08C" w14:textId="77777777" w:rsidR="00B31474" w:rsidRPr="005B70D7" w:rsidRDefault="00B31474" w:rsidP="00B31474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161A6661" w14:textId="77777777" w:rsidR="00B31474" w:rsidRDefault="00B31474" w:rsidP="00B31474">
      <w:pPr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br w:type="page"/>
      </w:r>
    </w:p>
    <w:p w14:paraId="0DD6531C" w14:textId="77777777" w:rsidR="00B31474" w:rsidRDefault="00B31474" w:rsidP="00B31474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lastRenderedPageBreak/>
        <w:t>Q5　（2</w:t>
      </w:r>
      <w:r>
        <w:rPr>
          <w:rFonts w:ascii="BIZ UDPGothic" w:eastAsia="BIZ UDPGothic" w:hAnsi="BIZ UDPGothic"/>
          <w:sz w:val="18"/>
          <w:szCs w:val="18"/>
        </w:rPr>
        <w:t>5</w:t>
      </w:r>
      <w:r>
        <w:rPr>
          <w:rFonts w:ascii="BIZ UDPGothic" w:eastAsia="BIZ UDPGothic" w:hAnsi="BIZ UDPGothic" w:hint="eastAsia"/>
          <w:sz w:val="18"/>
          <w:szCs w:val="18"/>
        </w:rPr>
        <w:t>点）</w:t>
      </w:r>
    </w:p>
    <w:p w14:paraId="723F11AA" w14:textId="77777777" w:rsidR="00B31474" w:rsidRDefault="00B31474" w:rsidP="00B31474">
      <w:pPr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B31474" w14:paraId="1DDEF057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7895A54F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1FF3BFF6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目的変数</w:t>
            </w:r>
          </w:p>
        </w:tc>
        <w:tc>
          <w:tcPr>
            <w:tcW w:w="3398" w:type="dxa"/>
            <w:vAlign w:val="center"/>
          </w:tcPr>
          <w:p w14:paraId="660613B4" w14:textId="7FBC1B15" w:rsidR="00B31474" w:rsidRPr="0042115B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122ECF83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28DB9661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説明変数</w:t>
            </w:r>
          </w:p>
        </w:tc>
        <w:tc>
          <w:tcPr>
            <w:tcW w:w="3399" w:type="dxa"/>
            <w:vAlign w:val="center"/>
          </w:tcPr>
          <w:p w14:paraId="0B24CD26" w14:textId="4F858B6B" w:rsidR="00B31474" w:rsidRPr="007178B3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</w:tr>
      <w:tr w:rsidR="00B31474" w14:paraId="35219A1D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0CB702AA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63EDEB0E" w14:textId="6E67FCEC" w:rsidR="00B31474" w:rsidRPr="007178B3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395F53E0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19217F69" w14:textId="77777777" w:rsidR="00B31474" w:rsidRPr="007178B3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</w:tr>
      <w:tr w:rsidR="00B31474" w14:paraId="2A8FD1C3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65222280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69926BC7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定数項</w:t>
            </w:r>
          </w:p>
        </w:tc>
        <w:tc>
          <w:tcPr>
            <w:tcW w:w="3398" w:type="dxa"/>
            <w:vAlign w:val="center"/>
          </w:tcPr>
          <w:p w14:paraId="313DA4FC" w14:textId="265ED329" w:rsidR="00B31474" w:rsidRPr="007178B3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24EF1C68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042198DA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回帰係数</w:t>
            </w:r>
          </w:p>
        </w:tc>
        <w:tc>
          <w:tcPr>
            <w:tcW w:w="3399" w:type="dxa"/>
            <w:vAlign w:val="center"/>
          </w:tcPr>
          <w:p w14:paraId="17F19939" w14:textId="51427989" w:rsidR="00B31474" w:rsidRPr="007178B3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</w:tr>
      <w:tr w:rsidR="00B31474" w14:paraId="7CF4044A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6A6EE633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（４）</w:t>
            </w:r>
          </w:p>
        </w:tc>
        <w:tc>
          <w:tcPr>
            <w:tcW w:w="3398" w:type="dxa"/>
            <w:vAlign w:val="center"/>
          </w:tcPr>
          <w:p w14:paraId="3B8233DB" w14:textId="1ED79540" w:rsidR="00B31474" w:rsidRPr="007178B3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0D0C1FAB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（５）</w:t>
            </w:r>
          </w:p>
        </w:tc>
        <w:tc>
          <w:tcPr>
            <w:tcW w:w="3399" w:type="dxa"/>
            <w:vAlign w:val="center"/>
          </w:tcPr>
          <w:p w14:paraId="2527A50F" w14:textId="7E3D6BA9" w:rsidR="00B31474" w:rsidRPr="007178B3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</w:tr>
    </w:tbl>
    <w:p w14:paraId="5A25EE90" w14:textId="77777777" w:rsidR="00B31474" w:rsidRDefault="00B31474" w:rsidP="00B31474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7C3E015F" w14:textId="77777777" w:rsidR="00B31474" w:rsidRDefault="00B31474" w:rsidP="00B31474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t>Q６　（50点）</w:t>
      </w:r>
    </w:p>
    <w:p w14:paraId="71C78B66" w14:textId="77777777" w:rsidR="00B31474" w:rsidRDefault="00B31474" w:rsidP="00B31474">
      <w:pPr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B31474" w14:paraId="39F38103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0F3BCBDB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04085785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帰無仮説</w:t>
            </w:r>
          </w:p>
        </w:tc>
        <w:tc>
          <w:tcPr>
            <w:tcW w:w="3398" w:type="dxa"/>
            <w:vAlign w:val="center"/>
          </w:tcPr>
          <w:p w14:paraId="4F123D51" w14:textId="7E6DF5E4" w:rsidR="00B31474" w:rsidRPr="0042115B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  <w:tc>
          <w:tcPr>
            <w:tcW w:w="1699" w:type="dxa"/>
            <w:tcBorders>
              <w:bottom w:val="single" w:sz="4" w:space="0" w:color="auto"/>
            </w:tcBorders>
            <w:vAlign w:val="center"/>
          </w:tcPr>
          <w:p w14:paraId="09C72884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386A0C7F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対立仮説</w:t>
            </w:r>
          </w:p>
        </w:tc>
        <w:tc>
          <w:tcPr>
            <w:tcW w:w="3399" w:type="dxa"/>
            <w:tcBorders>
              <w:bottom w:val="single" w:sz="4" w:space="0" w:color="auto"/>
            </w:tcBorders>
            <w:vAlign w:val="center"/>
          </w:tcPr>
          <w:p w14:paraId="576E34FC" w14:textId="3B45F511" w:rsidR="00B31474" w:rsidRPr="007178B3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</w:tr>
      <w:tr w:rsidR="00B31474" w14:paraId="469E90E0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4DA92548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  <w:p w14:paraId="6D082926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標本サイズ</w:t>
            </w:r>
          </w:p>
        </w:tc>
        <w:tc>
          <w:tcPr>
            <w:tcW w:w="3398" w:type="dxa"/>
            <w:vAlign w:val="center"/>
          </w:tcPr>
          <w:p w14:paraId="6D1F8984" w14:textId="5B7F17A6" w:rsidR="00B31474" w:rsidRPr="007178B3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  <w:tc>
          <w:tcPr>
            <w:tcW w:w="1699" w:type="dxa"/>
            <w:tcBorders>
              <w:tl2br w:val="nil"/>
            </w:tcBorders>
            <w:vAlign w:val="center"/>
          </w:tcPr>
          <w:p w14:paraId="6DEB90C0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  <w:p w14:paraId="011D0313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B67A5F">
              <w:rPr>
                <w:rFonts w:ascii="BIZ UDPGothic" w:eastAsia="BIZ UDPGothic" w:hAnsi="BIZ UDPGothic" w:hint="eastAsia"/>
                <w:sz w:val="18"/>
                <w:szCs w:val="18"/>
              </w:rPr>
              <w:t>標本平均</w:t>
            </w:r>
          </w:p>
        </w:tc>
        <w:tc>
          <w:tcPr>
            <w:tcW w:w="3399" w:type="dxa"/>
            <w:tcBorders>
              <w:tl2br w:val="nil"/>
            </w:tcBorders>
            <w:vAlign w:val="center"/>
          </w:tcPr>
          <w:p w14:paraId="510BA3FA" w14:textId="05D7593B" w:rsidR="00B31474" w:rsidRPr="005B4801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i/>
                <w:iCs/>
                <w:color w:val="EE0000"/>
              </w:rPr>
            </w:pPr>
          </w:p>
        </w:tc>
      </w:tr>
      <w:tr w:rsidR="00B31474" w14:paraId="163D6272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4C28CB9F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54188254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標本</w:t>
            </w:r>
            <w:r w:rsidRPr="003A2FD6">
              <w:rPr>
                <w:rFonts w:ascii="BIZ UDPGothic" w:eastAsia="BIZ UDPGothic" w:hAnsi="BIZ UDPGothic" w:hint="eastAsia"/>
                <w:sz w:val="18"/>
                <w:szCs w:val="18"/>
              </w:rPr>
              <w:t>不偏分散</w:t>
            </w:r>
          </w:p>
        </w:tc>
        <w:tc>
          <w:tcPr>
            <w:tcW w:w="3398" w:type="dxa"/>
            <w:vAlign w:val="center"/>
          </w:tcPr>
          <w:p w14:paraId="4B4CBC1D" w14:textId="35BB23D5" w:rsidR="00B31474" w:rsidRPr="007178B3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59D97814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06E0856A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417365">
              <w:rPr>
                <w:rFonts w:ascii="BIZ UDPGothic" w:eastAsia="BIZ UDPGothic" w:hAnsi="BIZ UDPGothic" w:hint="eastAsia"/>
                <w:sz w:val="18"/>
                <w:szCs w:val="18"/>
              </w:rPr>
              <w:t>標本標準偏差</w:t>
            </w:r>
          </w:p>
        </w:tc>
        <w:tc>
          <w:tcPr>
            <w:tcW w:w="3399" w:type="dxa"/>
            <w:vAlign w:val="center"/>
          </w:tcPr>
          <w:p w14:paraId="6E6AE76E" w14:textId="3186EDEC" w:rsidR="00B31474" w:rsidRPr="007178B3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</w:tr>
      <w:tr w:rsidR="00B31474" w14:paraId="75F40BB1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4BF67014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（４）</w:t>
            </w:r>
          </w:p>
          <w:p w14:paraId="48367FBD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BF02A4">
              <w:rPr>
                <w:rFonts w:ascii="BIZ UDPGothic" w:eastAsia="BIZ UDPGothic" w:hAnsi="BIZ UDPGothic" w:hint="eastAsia"/>
                <w:sz w:val="18"/>
                <w:szCs w:val="18"/>
              </w:rPr>
              <w:t>自由度</w:t>
            </w:r>
          </w:p>
        </w:tc>
        <w:tc>
          <w:tcPr>
            <w:tcW w:w="3398" w:type="dxa"/>
            <w:vAlign w:val="center"/>
          </w:tcPr>
          <w:p w14:paraId="6DCF52A5" w14:textId="675A64C3" w:rsidR="00B31474" w:rsidRPr="007178B3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45A26DBD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（４）</w:t>
            </w:r>
          </w:p>
          <w:p w14:paraId="0358D7C9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BC2314">
              <w:rPr>
                <w:rFonts w:ascii="BIZ UDPGothic" w:eastAsia="BIZ UDPGothic" w:hAnsi="BIZ UDPGothic" w:hint="eastAsia"/>
                <w:sz w:val="18"/>
                <w:szCs w:val="18"/>
              </w:rPr>
              <w:t>棄却域の臨界値</w:t>
            </w:r>
          </w:p>
        </w:tc>
        <w:tc>
          <w:tcPr>
            <w:tcW w:w="3399" w:type="dxa"/>
            <w:vAlign w:val="center"/>
          </w:tcPr>
          <w:p w14:paraId="025AF19F" w14:textId="20624722" w:rsidR="00B31474" w:rsidRPr="007178B3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</w:tr>
      <w:tr w:rsidR="00B31474" w14:paraId="47EC3098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2E718894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（５）</w:t>
            </w:r>
          </w:p>
        </w:tc>
        <w:tc>
          <w:tcPr>
            <w:tcW w:w="3398" w:type="dxa"/>
            <w:vAlign w:val="center"/>
          </w:tcPr>
          <w:p w14:paraId="5491694F" w14:textId="11D88A7F" w:rsidR="00B31474" w:rsidRPr="007178B3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6981E9D7" w14:textId="77777777" w:rsidR="00B31474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（６）</w:t>
            </w:r>
          </w:p>
        </w:tc>
        <w:tc>
          <w:tcPr>
            <w:tcW w:w="3399" w:type="dxa"/>
            <w:vAlign w:val="center"/>
          </w:tcPr>
          <w:p w14:paraId="37F4DDC2" w14:textId="754FB95E" w:rsidR="00B31474" w:rsidRPr="007178B3" w:rsidRDefault="00B31474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</w:tr>
    </w:tbl>
    <w:p w14:paraId="6AC2275B" w14:textId="77777777" w:rsidR="00B31474" w:rsidRPr="00965FC9" w:rsidRDefault="00B31474" w:rsidP="00B31474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1C4CADC5" w14:textId="77777777" w:rsidR="00620DCF" w:rsidRPr="00926E98" w:rsidRDefault="00620DCF" w:rsidP="00B31474">
      <w:pPr>
        <w:ind w:right="70"/>
        <w:rPr>
          <w:rFonts w:ascii="BIZ UDPGothic" w:eastAsia="BIZ UDPGothic" w:hAnsi="BIZ UDPGothic"/>
          <w:sz w:val="18"/>
          <w:szCs w:val="18"/>
        </w:rPr>
      </w:pPr>
    </w:p>
    <w:sectPr w:rsidR="00620DCF" w:rsidRPr="00926E98" w:rsidSect="002E061C">
      <w:headerReference w:type="even" r:id="rId13"/>
      <w:headerReference w:type="default" r:id="rId14"/>
      <w:headerReference w:type="first" r:id="rId15"/>
      <w:footerReference w:type="first" r:id="rId16"/>
      <w:pgSz w:w="11907" w:h="16839" w:code="9"/>
      <w:pgMar w:top="851" w:right="851" w:bottom="851" w:left="851" w:header="567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44A14" w14:textId="77777777" w:rsidR="004550DD" w:rsidRDefault="004550DD" w:rsidP="003157B7">
      <w:r>
        <w:separator/>
      </w:r>
    </w:p>
  </w:endnote>
  <w:endnote w:type="continuationSeparator" w:id="0">
    <w:p w14:paraId="37CACA4D" w14:textId="77777777" w:rsidR="004550DD" w:rsidRDefault="004550DD" w:rsidP="0031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GMaruGothicMPRO">
    <w:altName w:val="HG丸ｺﾞｼｯｸM-PRO"/>
    <w:panose1 w:val="020F0600000000000000"/>
    <w:charset w:val="80"/>
    <w:family w:val="swiss"/>
    <w:pitch w:val="variable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BIZ UDPGothic">
    <w:altName w:val="Yu Gothic"/>
    <w:panose1 w:val="020B0604020202020204"/>
    <w:charset w:val="80"/>
    <w:family w:val="modern"/>
    <w:pitch w:val="variable"/>
    <w:sig w:usb0="E00002F7" w:usb1="2AC7EDF8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IZ UDPGothic" w:eastAsia="BIZ UDPGothic" w:hAnsi="BIZ UDPGothic"/>
      </w:rPr>
      <w:id w:val="1697663774"/>
      <w:docPartObj>
        <w:docPartGallery w:val="Page Numbers (Bottom of Page)"/>
        <w:docPartUnique/>
      </w:docPartObj>
    </w:sdtPr>
    <w:sdtEndPr/>
    <w:sdtContent>
      <w:p w14:paraId="0523DAB7" w14:textId="574357E0" w:rsidR="00926E98" w:rsidRPr="00926E98" w:rsidRDefault="00926E98">
        <w:pPr>
          <w:pStyle w:val="Footer"/>
          <w:jc w:val="center"/>
          <w:rPr>
            <w:rFonts w:ascii="BIZ UDPGothic" w:eastAsia="BIZ UDPGothic" w:hAnsi="BIZ UDPGothic"/>
          </w:rPr>
        </w:pPr>
        <w:r w:rsidRPr="00926E98">
          <w:rPr>
            <w:rFonts w:ascii="BIZ UDPGothic" w:eastAsia="BIZ UDPGothic" w:hAnsi="BIZ UDPGothic"/>
          </w:rPr>
          <w:fldChar w:fldCharType="begin"/>
        </w:r>
        <w:r w:rsidRPr="00926E98">
          <w:rPr>
            <w:rFonts w:ascii="BIZ UDPGothic" w:eastAsia="BIZ UDPGothic" w:hAnsi="BIZ UDPGothic"/>
          </w:rPr>
          <w:instrText>PAGE   \* MERGEFORMAT</w:instrText>
        </w:r>
        <w:r w:rsidRPr="00926E98">
          <w:rPr>
            <w:rFonts w:ascii="BIZ UDPGothic" w:eastAsia="BIZ UDPGothic" w:hAnsi="BIZ UDPGothic"/>
          </w:rPr>
          <w:fldChar w:fldCharType="separate"/>
        </w:r>
        <w:r w:rsidRPr="00926E98">
          <w:rPr>
            <w:rFonts w:ascii="BIZ UDPGothic" w:eastAsia="BIZ UDPGothic" w:hAnsi="BIZ UDPGothic"/>
            <w:lang w:val="ja-JP"/>
          </w:rPr>
          <w:t>2</w:t>
        </w:r>
        <w:r w:rsidRPr="00926E98">
          <w:rPr>
            <w:rFonts w:ascii="BIZ UDPGothic" w:eastAsia="BIZ UDPGothic" w:hAnsi="BIZ UDPGothic"/>
          </w:rPr>
          <w:fldChar w:fldCharType="end"/>
        </w:r>
      </w:p>
    </w:sdtContent>
  </w:sdt>
  <w:p w14:paraId="216A469E" w14:textId="77777777" w:rsidR="00926E98" w:rsidRPr="00926E98" w:rsidRDefault="00926E98">
    <w:pPr>
      <w:pStyle w:val="Footer"/>
      <w:rPr>
        <w:rFonts w:ascii="BIZ UDPGothic" w:eastAsia="BIZ UDPGothic" w:hAnsi="BIZ UDPGothi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CF602" w14:textId="77777777" w:rsidR="004550DD" w:rsidRDefault="004550DD" w:rsidP="003157B7">
      <w:r>
        <w:separator/>
      </w:r>
    </w:p>
  </w:footnote>
  <w:footnote w:type="continuationSeparator" w:id="0">
    <w:p w14:paraId="3D6553EF" w14:textId="77777777" w:rsidR="004550DD" w:rsidRDefault="004550DD" w:rsidP="00315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BE5A" w14:textId="5C74D847" w:rsidR="00014C29" w:rsidRPr="009D6748" w:rsidRDefault="00014C29" w:rsidP="009D6748">
    <w:pPr>
      <w:pStyle w:val="Header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201</w:t>
    </w:r>
    <w:r>
      <w:rPr>
        <w:rFonts w:ascii="Arial" w:eastAsiaTheme="majorEastAsia" w:hAnsi="Arial"/>
        <w:lang w:eastAsia="zh-TW"/>
      </w:rPr>
      <w:t>9</w:t>
    </w:r>
    <w:r w:rsidRPr="00C80216">
      <w:rPr>
        <w:rFonts w:ascii="Arial" w:eastAsiaTheme="majorEastAsia" w:hAnsi="Arial"/>
        <w:lang w:eastAsia="zh-TW"/>
      </w:rPr>
      <w:t>年度　統計学</w:t>
    </w:r>
    <w:r>
      <w:rPr>
        <w:rFonts w:ascii="Arial" w:eastAsiaTheme="majorEastAsia" w:hAnsi="Arial"/>
      </w:rPr>
      <w:t>B</w:t>
    </w:r>
    <w:r w:rsidRPr="00C80216">
      <w:rPr>
        <w:rFonts w:ascii="Arial" w:eastAsiaTheme="majorEastAsia" w:hAnsi="Arial" w:hint="eastAsia"/>
      </w:rPr>
      <w:t xml:space="preserve">　</w:t>
    </w:r>
    <w:r w:rsidRPr="00C80216">
      <w:rPr>
        <w:rFonts w:ascii="Arial" w:eastAsiaTheme="majorEastAsia" w:hAnsi="Arial"/>
        <w:lang w:eastAsia="zh-TW"/>
      </w:rPr>
      <w:t>期末試験</w:t>
    </w:r>
    <w:r>
      <w:rPr>
        <w:rFonts w:ascii="Arial" w:eastAsiaTheme="majorEastAsia" w:hAnsi="Arial" w:hint="eastAsia"/>
      </w:rPr>
      <w:t>【解答】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0234" w14:textId="0C7958D2" w:rsidR="00014C29" w:rsidRPr="005879A1" w:rsidRDefault="00014C29" w:rsidP="005879A1">
    <w:pPr>
      <w:pStyle w:val="Header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</w:t>
    </w:r>
    <w:r w:rsidR="0080567C">
      <w:rPr>
        <w:rFonts w:ascii="Arial" w:eastAsiaTheme="majorEastAsia" w:hAnsi="Arial"/>
        <w:lang w:eastAsia="zh-TW"/>
      </w:rPr>
      <w:t>2</w:t>
    </w:r>
    <w:r w:rsidR="00FC5B69">
      <w:rPr>
        <w:rFonts w:ascii="Arial" w:eastAsiaTheme="majorEastAsia" w:hAnsi="Arial" w:hint="eastAsia"/>
      </w:rPr>
      <w:t>5</w:t>
    </w:r>
    <w:r w:rsidRPr="00C80216">
      <w:rPr>
        <w:rFonts w:ascii="Arial" w:eastAsiaTheme="majorEastAsia" w:hAnsi="Arial"/>
        <w:lang w:eastAsia="zh-TW"/>
      </w:rPr>
      <w:t>年度　統計学　期末試験</w:t>
    </w:r>
    <w:r w:rsidR="00556DDE" w:rsidRPr="00E56A2F">
      <w:rPr>
        <w:rFonts w:ascii="Arial" w:eastAsiaTheme="majorEastAsia" w:hAnsi="Arial" w:hint="eastAsia"/>
        <w:color w:val="EE0000"/>
        <w:highlight w:val="yellow"/>
      </w:rPr>
      <w:t>対策問題</w:t>
    </w:r>
    <w:r w:rsidR="00FC5B69">
      <w:rPr>
        <w:rFonts w:ascii="Arial" w:eastAsiaTheme="majorEastAsia" w:hAnsi="Arial" w:hint="eastAsia"/>
      </w:rPr>
      <w:t xml:space="preserve">　【</w:t>
    </w:r>
    <w:r w:rsidR="00B533B7">
      <w:rPr>
        <w:rFonts w:ascii="Arial" w:eastAsiaTheme="majorEastAsia" w:hAnsi="Arial" w:hint="eastAsia"/>
      </w:rPr>
      <w:t>工学部</w:t>
    </w:r>
    <w:r w:rsidR="00FC5B69">
      <w:rPr>
        <w:rFonts w:ascii="Arial" w:eastAsiaTheme="majorEastAsia" w:hAnsi="Arial" w:hint="eastAsia"/>
      </w:rPr>
      <w:t>クラス】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0F55B" w14:textId="46FE860C" w:rsidR="00014C29" w:rsidRPr="00926E98" w:rsidRDefault="00014C29" w:rsidP="00293A70">
    <w:pPr>
      <w:pStyle w:val="Header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BIZ UDPGothic" w:eastAsia="BIZ UDPGothic" w:hAnsi="BIZ UDPGothic"/>
        <w:sz w:val="16"/>
        <w:lang w:eastAsia="zh-TW"/>
      </w:rPr>
    </w:pPr>
    <w:r w:rsidRPr="00926E98">
      <w:rPr>
        <w:rFonts w:ascii="BIZ UDPGothic" w:eastAsia="BIZ UDPGothic" w:hAnsi="BIZ UDPGothic"/>
        <w:lang w:eastAsia="zh-TW"/>
      </w:rPr>
      <w:t>20</w:t>
    </w:r>
    <w:r w:rsidR="00926E98" w:rsidRPr="00926E98">
      <w:rPr>
        <w:rFonts w:ascii="BIZ UDPGothic" w:eastAsia="BIZ UDPGothic" w:hAnsi="BIZ UDPGothic"/>
        <w:lang w:eastAsia="zh-TW"/>
      </w:rPr>
      <w:t>2</w:t>
    </w:r>
    <w:r w:rsidR="00926E98" w:rsidRPr="00926E98">
      <w:rPr>
        <w:rFonts w:ascii="BIZ UDPGothic" w:eastAsia="BIZ UDPGothic" w:hAnsi="BIZ UDPGothic" w:hint="eastAsia"/>
      </w:rPr>
      <w:t>2</w:t>
    </w:r>
    <w:r w:rsidRPr="00926E98">
      <w:rPr>
        <w:rFonts w:ascii="BIZ UDPGothic" w:eastAsia="BIZ UDPGothic" w:hAnsi="BIZ UDPGothic"/>
        <w:lang w:eastAsia="zh-TW"/>
      </w:rPr>
      <w:t>年度　統計学　期末試験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65E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D1D391C"/>
    <w:multiLevelType w:val="hybridMultilevel"/>
    <w:tmpl w:val="630C502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ECD12BA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82451D0"/>
    <w:multiLevelType w:val="hybridMultilevel"/>
    <w:tmpl w:val="76E4A0CC"/>
    <w:lvl w:ilvl="0" w:tplc="FFFFFFFF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FFFFFFFF">
      <w:start w:val="1"/>
      <w:numFmt w:val="aiueoFullWidth"/>
      <w:lvlText w:val="(%2)"/>
      <w:lvlJc w:val="left"/>
      <w:pPr>
        <w:ind w:left="840" w:hanging="420"/>
      </w:p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F4A0CFC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2B19294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37D778EE"/>
    <w:multiLevelType w:val="hybridMultilevel"/>
    <w:tmpl w:val="A93E5B94"/>
    <w:lvl w:ilvl="0" w:tplc="3AE2589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E44E21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4A9912AC"/>
    <w:multiLevelType w:val="hybridMultilevel"/>
    <w:tmpl w:val="F89C384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552113BB"/>
    <w:multiLevelType w:val="hybridMultilevel"/>
    <w:tmpl w:val="35C2B09E"/>
    <w:lvl w:ilvl="0" w:tplc="2714A966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674D50F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75DB1DC0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78DE341B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66258048">
    <w:abstractNumId w:val="1"/>
  </w:num>
  <w:num w:numId="2" w16cid:durableId="389429455">
    <w:abstractNumId w:val="4"/>
  </w:num>
  <w:num w:numId="3" w16cid:durableId="1615550341">
    <w:abstractNumId w:val="0"/>
  </w:num>
  <w:num w:numId="4" w16cid:durableId="443841246">
    <w:abstractNumId w:val="5"/>
  </w:num>
  <w:num w:numId="5" w16cid:durableId="1518613860">
    <w:abstractNumId w:val="7"/>
  </w:num>
  <w:num w:numId="6" w16cid:durableId="1377436036">
    <w:abstractNumId w:val="6"/>
  </w:num>
  <w:num w:numId="7" w16cid:durableId="238369584">
    <w:abstractNumId w:val="8"/>
  </w:num>
  <w:num w:numId="8" w16cid:durableId="1421022958">
    <w:abstractNumId w:val="2"/>
  </w:num>
  <w:num w:numId="9" w16cid:durableId="671183058">
    <w:abstractNumId w:val="10"/>
  </w:num>
  <w:num w:numId="10" w16cid:durableId="251748060">
    <w:abstractNumId w:val="11"/>
  </w:num>
  <w:num w:numId="11" w16cid:durableId="364990230">
    <w:abstractNumId w:val="12"/>
  </w:num>
  <w:num w:numId="12" w16cid:durableId="1711223589">
    <w:abstractNumId w:val="9"/>
  </w:num>
  <w:num w:numId="13" w16cid:durableId="1821770162">
    <w:abstractNumId w:val="3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須永大介">
    <w15:presenceInfo w15:providerId="AD" w15:userId="S::dsunaga@reitaku-u.ac.jp::afee7028-08f7-45fb-b56f-efe6c4357b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dirty"/>
  <w:trackRevisions/>
  <w:defaultTabStop w:val="84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98"/>
    <w:rsid w:val="00002262"/>
    <w:rsid w:val="0000440F"/>
    <w:rsid w:val="00011361"/>
    <w:rsid w:val="000129C9"/>
    <w:rsid w:val="000137B6"/>
    <w:rsid w:val="000144C7"/>
    <w:rsid w:val="000146F0"/>
    <w:rsid w:val="00014C29"/>
    <w:rsid w:val="00016B97"/>
    <w:rsid w:val="00034D63"/>
    <w:rsid w:val="00034E93"/>
    <w:rsid w:val="000632A0"/>
    <w:rsid w:val="00070738"/>
    <w:rsid w:val="000713A0"/>
    <w:rsid w:val="0007615E"/>
    <w:rsid w:val="00094C4F"/>
    <w:rsid w:val="00097E64"/>
    <w:rsid w:val="000A1A83"/>
    <w:rsid w:val="000A35B6"/>
    <w:rsid w:val="000C03B6"/>
    <w:rsid w:val="000C1BC1"/>
    <w:rsid w:val="000C6B4F"/>
    <w:rsid w:val="000D1546"/>
    <w:rsid w:val="000D3A88"/>
    <w:rsid w:val="000D6A8A"/>
    <w:rsid w:val="000E1C98"/>
    <w:rsid w:val="000F3D3C"/>
    <w:rsid w:val="00100D2D"/>
    <w:rsid w:val="00107C72"/>
    <w:rsid w:val="0011073F"/>
    <w:rsid w:val="00123CED"/>
    <w:rsid w:val="00131D6F"/>
    <w:rsid w:val="00146536"/>
    <w:rsid w:val="0015518C"/>
    <w:rsid w:val="00156AD5"/>
    <w:rsid w:val="00162FB7"/>
    <w:rsid w:val="00166015"/>
    <w:rsid w:val="00174057"/>
    <w:rsid w:val="0018537D"/>
    <w:rsid w:val="001A5BB3"/>
    <w:rsid w:val="001B20AA"/>
    <w:rsid w:val="001B3ABE"/>
    <w:rsid w:val="001B6BDA"/>
    <w:rsid w:val="001C2ED2"/>
    <w:rsid w:val="001C3AE2"/>
    <w:rsid w:val="001E2B11"/>
    <w:rsid w:val="001E2FA8"/>
    <w:rsid w:val="001F2A9A"/>
    <w:rsid w:val="001F389B"/>
    <w:rsid w:val="00201B79"/>
    <w:rsid w:val="00201FFB"/>
    <w:rsid w:val="002106CF"/>
    <w:rsid w:val="00213E31"/>
    <w:rsid w:val="0022234B"/>
    <w:rsid w:val="002323C3"/>
    <w:rsid w:val="00233101"/>
    <w:rsid w:val="00237C33"/>
    <w:rsid w:val="00242AEB"/>
    <w:rsid w:val="00243F5F"/>
    <w:rsid w:val="0025438A"/>
    <w:rsid w:val="002650DA"/>
    <w:rsid w:val="00265512"/>
    <w:rsid w:val="00270D7B"/>
    <w:rsid w:val="002767AA"/>
    <w:rsid w:val="00282360"/>
    <w:rsid w:val="00284EFC"/>
    <w:rsid w:val="00290542"/>
    <w:rsid w:val="0029204F"/>
    <w:rsid w:val="002935C8"/>
    <w:rsid w:val="00293A70"/>
    <w:rsid w:val="002959EC"/>
    <w:rsid w:val="002A0AA7"/>
    <w:rsid w:val="002A7BA6"/>
    <w:rsid w:val="002D2971"/>
    <w:rsid w:val="002D46A7"/>
    <w:rsid w:val="002E061C"/>
    <w:rsid w:val="002E0F1D"/>
    <w:rsid w:val="002E48AC"/>
    <w:rsid w:val="002E7630"/>
    <w:rsid w:val="002F167E"/>
    <w:rsid w:val="002F3CAF"/>
    <w:rsid w:val="0030518E"/>
    <w:rsid w:val="0031062E"/>
    <w:rsid w:val="00315422"/>
    <w:rsid w:val="003157B7"/>
    <w:rsid w:val="003223E7"/>
    <w:rsid w:val="003241C5"/>
    <w:rsid w:val="003308EE"/>
    <w:rsid w:val="0034057B"/>
    <w:rsid w:val="00340DAB"/>
    <w:rsid w:val="00347877"/>
    <w:rsid w:val="00354D90"/>
    <w:rsid w:val="0036432B"/>
    <w:rsid w:val="003678C3"/>
    <w:rsid w:val="0037048D"/>
    <w:rsid w:val="0039642E"/>
    <w:rsid w:val="00396DB0"/>
    <w:rsid w:val="003B5063"/>
    <w:rsid w:val="003C3E0D"/>
    <w:rsid w:val="003C6EDC"/>
    <w:rsid w:val="003D319F"/>
    <w:rsid w:val="003D6228"/>
    <w:rsid w:val="003D76A4"/>
    <w:rsid w:val="003E0C29"/>
    <w:rsid w:val="003E1C18"/>
    <w:rsid w:val="003E3923"/>
    <w:rsid w:val="003F242C"/>
    <w:rsid w:val="003F6A1F"/>
    <w:rsid w:val="004034E2"/>
    <w:rsid w:val="004045AE"/>
    <w:rsid w:val="004053C4"/>
    <w:rsid w:val="00406368"/>
    <w:rsid w:val="00413C0B"/>
    <w:rsid w:val="00422FB8"/>
    <w:rsid w:val="00423B1C"/>
    <w:rsid w:val="0042523C"/>
    <w:rsid w:val="0042553B"/>
    <w:rsid w:val="00426C88"/>
    <w:rsid w:val="00435FF4"/>
    <w:rsid w:val="004427DE"/>
    <w:rsid w:val="00451264"/>
    <w:rsid w:val="00451C83"/>
    <w:rsid w:val="00452248"/>
    <w:rsid w:val="004542B4"/>
    <w:rsid w:val="004550DD"/>
    <w:rsid w:val="0045533B"/>
    <w:rsid w:val="00456D6B"/>
    <w:rsid w:val="0045718D"/>
    <w:rsid w:val="00457D83"/>
    <w:rsid w:val="00470C6E"/>
    <w:rsid w:val="004877F6"/>
    <w:rsid w:val="004878C8"/>
    <w:rsid w:val="00496828"/>
    <w:rsid w:val="00496908"/>
    <w:rsid w:val="004B055F"/>
    <w:rsid w:val="004B0A5B"/>
    <w:rsid w:val="004C1F74"/>
    <w:rsid w:val="004C2D1F"/>
    <w:rsid w:val="004D413C"/>
    <w:rsid w:val="004D5BD3"/>
    <w:rsid w:val="004F6DA7"/>
    <w:rsid w:val="00503B44"/>
    <w:rsid w:val="005107C2"/>
    <w:rsid w:val="005148A5"/>
    <w:rsid w:val="00521BCF"/>
    <w:rsid w:val="00537067"/>
    <w:rsid w:val="00547C35"/>
    <w:rsid w:val="005551AA"/>
    <w:rsid w:val="00556092"/>
    <w:rsid w:val="00556DDE"/>
    <w:rsid w:val="00563ACA"/>
    <w:rsid w:val="005775CA"/>
    <w:rsid w:val="005776B4"/>
    <w:rsid w:val="00581E15"/>
    <w:rsid w:val="005836A4"/>
    <w:rsid w:val="00584D2E"/>
    <w:rsid w:val="00586206"/>
    <w:rsid w:val="005879A1"/>
    <w:rsid w:val="00595A7D"/>
    <w:rsid w:val="005A1CB2"/>
    <w:rsid w:val="005A48A0"/>
    <w:rsid w:val="005A562B"/>
    <w:rsid w:val="005A5D30"/>
    <w:rsid w:val="005B533A"/>
    <w:rsid w:val="005D5171"/>
    <w:rsid w:val="005E4ECF"/>
    <w:rsid w:val="005E5025"/>
    <w:rsid w:val="005E6D06"/>
    <w:rsid w:val="005E73D5"/>
    <w:rsid w:val="00610ED0"/>
    <w:rsid w:val="00612B35"/>
    <w:rsid w:val="006144F7"/>
    <w:rsid w:val="00614820"/>
    <w:rsid w:val="00620DCF"/>
    <w:rsid w:val="00624B34"/>
    <w:rsid w:val="0062522E"/>
    <w:rsid w:val="00627167"/>
    <w:rsid w:val="00645489"/>
    <w:rsid w:val="00650E4D"/>
    <w:rsid w:val="006603BC"/>
    <w:rsid w:val="00664841"/>
    <w:rsid w:val="006840C8"/>
    <w:rsid w:val="006865A7"/>
    <w:rsid w:val="006A237F"/>
    <w:rsid w:val="006A32AC"/>
    <w:rsid w:val="006A38F3"/>
    <w:rsid w:val="006B1B45"/>
    <w:rsid w:val="006C05D9"/>
    <w:rsid w:val="006C45CB"/>
    <w:rsid w:val="006D4CBF"/>
    <w:rsid w:val="006D732A"/>
    <w:rsid w:val="006D7371"/>
    <w:rsid w:val="006F0496"/>
    <w:rsid w:val="006F3AA9"/>
    <w:rsid w:val="006F503A"/>
    <w:rsid w:val="006F6460"/>
    <w:rsid w:val="006F7172"/>
    <w:rsid w:val="007031A9"/>
    <w:rsid w:val="00704C89"/>
    <w:rsid w:val="00730912"/>
    <w:rsid w:val="007338CB"/>
    <w:rsid w:val="00760862"/>
    <w:rsid w:val="00760DD5"/>
    <w:rsid w:val="00770240"/>
    <w:rsid w:val="00770FF8"/>
    <w:rsid w:val="00774911"/>
    <w:rsid w:val="007902B5"/>
    <w:rsid w:val="007A75F5"/>
    <w:rsid w:val="007A7C22"/>
    <w:rsid w:val="007B0D3D"/>
    <w:rsid w:val="007C5C27"/>
    <w:rsid w:val="007D08BF"/>
    <w:rsid w:val="007D3CBF"/>
    <w:rsid w:val="007D442C"/>
    <w:rsid w:val="007E0DD6"/>
    <w:rsid w:val="007E1626"/>
    <w:rsid w:val="007E3B8D"/>
    <w:rsid w:val="007E5D74"/>
    <w:rsid w:val="007E640E"/>
    <w:rsid w:val="007F69E5"/>
    <w:rsid w:val="008039E0"/>
    <w:rsid w:val="008053F2"/>
    <w:rsid w:val="0080567C"/>
    <w:rsid w:val="00806EB7"/>
    <w:rsid w:val="00807BB5"/>
    <w:rsid w:val="00810968"/>
    <w:rsid w:val="0081316F"/>
    <w:rsid w:val="0081477E"/>
    <w:rsid w:val="008239E8"/>
    <w:rsid w:val="008333B1"/>
    <w:rsid w:val="00833844"/>
    <w:rsid w:val="008407BE"/>
    <w:rsid w:val="0084115F"/>
    <w:rsid w:val="008467F1"/>
    <w:rsid w:val="00847875"/>
    <w:rsid w:val="008550FF"/>
    <w:rsid w:val="00865AB1"/>
    <w:rsid w:val="00865F66"/>
    <w:rsid w:val="008805B9"/>
    <w:rsid w:val="008817F0"/>
    <w:rsid w:val="008943AA"/>
    <w:rsid w:val="008C7A32"/>
    <w:rsid w:val="008D4705"/>
    <w:rsid w:val="008D6C63"/>
    <w:rsid w:val="008E1E7C"/>
    <w:rsid w:val="008F0278"/>
    <w:rsid w:val="00900846"/>
    <w:rsid w:val="009076B1"/>
    <w:rsid w:val="00912C2D"/>
    <w:rsid w:val="00921068"/>
    <w:rsid w:val="0092260A"/>
    <w:rsid w:val="009256D7"/>
    <w:rsid w:val="00925B66"/>
    <w:rsid w:val="00926328"/>
    <w:rsid w:val="00926E98"/>
    <w:rsid w:val="00927E05"/>
    <w:rsid w:val="00937162"/>
    <w:rsid w:val="0094248A"/>
    <w:rsid w:val="0094467A"/>
    <w:rsid w:val="00946E2E"/>
    <w:rsid w:val="009524EA"/>
    <w:rsid w:val="009761BD"/>
    <w:rsid w:val="00981EB6"/>
    <w:rsid w:val="00990F0E"/>
    <w:rsid w:val="009944F3"/>
    <w:rsid w:val="009A1EC6"/>
    <w:rsid w:val="009A44C7"/>
    <w:rsid w:val="009C0B34"/>
    <w:rsid w:val="009C3ABD"/>
    <w:rsid w:val="009C5E42"/>
    <w:rsid w:val="009C6425"/>
    <w:rsid w:val="009D6748"/>
    <w:rsid w:val="009E630D"/>
    <w:rsid w:val="009F1AC5"/>
    <w:rsid w:val="00A15658"/>
    <w:rsid w:val="00A21877"/>
    <w:rsid w:val="00A232AB"/>
    <w:rsid w:val="00A36142"/>
    <w:rsid w:val="00A510AD"/>
    <w:rsid w:val="00A60240"/>
    <w:rsid w:val="00A626DA"/>
    <w:rsid w:val="00A6313F"/>
    <w:rsid w:val="00A66962"/>
    <w:rsid w:val="00A80276"/>
    <w:rsid w:val="00A82DD9"/>
    <w:rsid w:val="00A8508A"/>
    <w:rsid w:val="00A9147C"/>
    <w:rsid w:val="00A9764C"/>
    <w:rsid w:val="00A97B37"/>
    <w:rsid w:val="00AA1F76"/>
    <w:rsid w:val="00AA4481"/>
    <w:rsid w:val="00AB3873"/>
    <w:rsid w:val="00AB5F4A"/>
    <w:rsid w:val="00AB6DEE"/>
    <w:rsid w:val="00AC718A"/>
    <w:rsid w:val="00AD0FC3"/>
    <w:rsid w:val="00AD13A4"/>
    <w:rsid w:val="00AD43A8"/>
    <w:rsid w:val="00AD5059"/>
    <w:rsid w:val="00AD5879"/>
    <w:rsid w:val="00AF0770"/>
    <w:rsid w:val="00AF4350"/>
    <w:rsid w:val="00B01BC9"/>
    <w:rsid w:val="00B05213"/>
    <w:rsid w:val="00B06DCE"/>
    <w:rsid w:val="00B11DBA"/>
    <w:rsid w:val="00B15BBF"/>
    <w:rsid w:val="00B2044B"/>
    <w:rsid w:val="00B205C7"/>
    <w:rsid w:val="00B25724"/>
    <w:rsid w:val="00B2639A"/>
    <w:rsid w:val="00B26A7A"/>
    <w:rsid w:val="00B26D79"/>
    <w:rsid w:val="00B27C81"/>
    <w:rsid w:val="00B31474"/>
    <w:rsid w:val="00B44E5B"/>
    <w:rsid w:val="00B4627C"/>
    <w:rsid w:val="00B533B7"/>
    <w:rsid w:val="00B5687F"/>
    <w:rsid w:val="00B60E36"/>
    <w:rsid w:val="00B61900"/>
    <w:rsid w:val="00B62ECC"/>
    <w:rsid w:val="00B64011"/>
    <w:rsid w:val="00B70B28"/>
    <w:rsid w:val="00B724F9"/>
    <w:rsid w:val="00B82D88"/>
    <w:rsid w:val="00B9186D"/>
    <w:rsid w:val="00BA33C5"/>
    <w:rsid w:val="00BA4A60"/>
    <w:rsid w:val="00BA6A69"/>
    <w:rsid w:val="00BB652B"/>
    <w:rsid w:val="00BD6F0A"/>
    <w:rsid w:val="00BE0778"/>
    <w:rsid w:val="00BE2A31"/>
    <w:rsid w:val="00BF2883"/>
    <w:rsid w:val="00C019DB"/>
    <w:rsid w:val="00C21EDF"/>
    <w:rsid w:val="00C31718"/>
    <w:rsid w:val="00C437C9"/>
    <w:rsid w:val="00C43A8B"/>
    <w:rsid w:val="00C5079A"/>
    <w:rsid w:val="00C54F51"/>
    <w:rsid w:val="00C55547"/>
    <w:rsid w:val="00C5684E"/>
    <w:rsid w:val="00C60B3C"/>
    <w:rsid w:val="00C63DA8"/>
    <w:rsid w:val="00C65068"/>
    <w:rsid w:val="00C77F72"/>
    <w:rsid w:val="00C80216"/>
    <w:rsid w:val="00C823D1"/>
    <w:rsid w:val="00C82FE3"/>
    <w:rsid w:val="00C919FD"/>
    <w:rsid w:val="00C941AC"/>
    <w:rsid w:val="00CA04C8"/>
    <w:rsid w:val="00CC09B4"/>
    <w:rsid w:val="00CD368A"/>
    <w:rsid w:val="00CE7E71"/>
    <w:rsid w:val="00CF0005"/>
    <w:rsid w:val="00CF0E1A"/>
    <w:rsid w:val="00D008C0"/>
    <w:rsid w:val="00D0133C"/>
    <w:rsid w:val="00D0490A"/>
    <w:rsid w:val="00D12E35"/>
    <w:rsid w:val="00D1452E"/>
    <w:rsid w:val="00D14952"/>
    <w:rsid w:val="00D17604"/>
    <w:rsid w:val="00D202BA"/>
    <w:rsid w:val="00D22DED"/>
    <w:rsid w:val="00D45B1E"/>
    <w:rsid w:val="00D50423"/>
    <w:rsid w:val="00D50756"/>
    <w:rsid w:val="00D6158D"/>
    <w:rsid w:val="00D64E7A"/>
    <w:rsid w:val="00D72ACA"/>
    <w:rsid w:val="00D84144"/>
    <w:rsid w:val="00D84BA1"/>
    <w:rsid w:val="00D86C6B"/>
    <w:rsid w:val="00D92A3A"/>
    <w:rsid w:val="00D92FA5"/>
    <w:rsid w:val="00D97EA1"/>
    <w:rsid w:val="00DB251D"/>
    <w:rsid w:val="00DB7279"/>
    <w:rsid w:val="00DC09A3"/>
    <w:rsid w:val="00DC33A1"/>
    <w:rsid w:val="00DC7821"/>
    <w:rsid w:val="00DD0929"/>
    <w:rsid w:val="00DD34E2"/>
    <w:rsid w:val="00DD6AD9"/>
    <w:rsid w:val="00DE26FE"/>
    <w:rsid w:val="00DE4461"/>
    <w:rsid w:val="00DE6B6F"/>
    <w:rsid w:val="00DF15CB"/>
    <w:rsid w:val="00E05080"/>
    <w:rsid w:val="00E0701D"/>
    <w:rsid w:val="00E14B73"/>
    <w:rsid w:val="00E14C01"/>
    <w:rsid w:val="00E25F59"/>
    <w:rsid w:val="00E32DF6"/>
    <w:rsid w:val="00E3555C"/>
    <w:rsid w:val="00E4638B"/>
    <w:rsid w:val="00E519E4"/>
    <w:rsid w:val="00E52532"/>
    <w:rsid w:val="00E56A2F"/>
    <w:rsid w:val="00E70EE3"/>
    <w:rsid w:val="00E77A69"/>
    <w:rsid w:val="00E82EC6"/>
    <w:rsid w:val="00E93820"/>
    <w:rsid w:val="00EA3683"/>
    <w:rsid w:val="00EB19C2"/>
    <w:rsid w:val="00EB5450"/>
    <w:rsid w:val="00EC3007"/>
    <w:rsid w:val="00EF4297"/>
    <w:rsid w:val="00EF74C2"/>
    <w:rsid w:val="00F02F98"/>
    <w:rsid w:val="00F1142A"/>
    <w:rsid w:val="00F20601"/>
    <w:rsid w:val="00F46707"/>
    <w:rsid w:val="00F47A1A"/>
    <w:rsid w:val="00F524EA"/>
    <w:rsid w:val="00F750FF"/>
    <w:rsid w:val="00F95338"/>
    <w:rsid w:val="00F97E40"/>
    <w:rsid w:val="00FC04CE"/>
    <w:rsid w:val="00FC0AE6"/>
    <w:rsid w:val="00FC257C"/>
    <w:rsid w:val="00FC260A"/>
    <w:rsid w:val="00FC5B69"/>
    <w:rsid w:val="00FD4585"/>
    <w:rsid w:val="00FD58C4"/>
    <w:rsid w:val="00FD5B33"/>
    <w:rsid w:val="00FE3CB0"/>
    <w:rsid w:val="00FE5BBA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B84D96"/>
  <w15:docId w15:val="{088D0460-4332-DC4C-A20B-FE79B9F6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E05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877"/>
    <w:pPr>
      <w:keepNext/>
      <w:widowControl w:val="0"/>
      <w:jc w:val="both"/>
      <w:outlineLvl w:val="1"/>
    </w:pPr>
    <w:rPr>
      <w:rFonts w:ascii="Trebuchet MS" w:eastAsia="HGMaruGothicMPRO" w:hAnsi="Trebuchet MS" w:cstheme="majorBidi"/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2F98"/>
    <w:pPr>
      <w:widowControl w:val="0"/>
      <w:jc w:val="both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F98"/>
    <w:rPr>
      <w:rFonts w:asciiTheme="majorHAnsi" w:eastAsiaTheme="majorEastAsia" w:hAnsiTheme="majorHAnsi" w:cstheme="majorBidi"/>
      <w:sz w:val="18"/>
      <w:szCs w:val="18"/>
    </w:rPr>
  </w:style>
  <w:style w:type="paragraph" w:styleId="ListParagraph">
    <w:name w:val="List Paragraph"/>
    <w:basedOn w:val="Normal"/>
    <w:uiPriority w:val="34"/>
    <w:qFormat/>
    <w:rsid w:val="00C80216"/>
    <w:pPr>
      <w:widowControl w:val="0"/>
      <w:ind w:leftChars="400" w:left="840"/>
      <w:jc w:val="both"/>
    </w:pPr>
    <w:rPr>
      <w:rFonts w:asciiTheme="majorHAnsi" w:eastAsiaTheme="majorEastAsia" w:hAnsiTheme="majorHAnsi" w:cstheme="minorBidi"/>
      <w:kern w:val="2"/>
      <w:sz w:val="21"/>
    </w:rPr>
  </w:style>
  <w:style w:type="paragraph" w:styleId="Header">
    <w:name w:val="header"/>
    <w:basedOn w:val="Normal"/>
    <w:link w:val="HeaderChar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157B7"/>
  </w:style>
  <w:style w:type="paragraph" w:styleId="Footer">
    <w:name w:val="footer"/>
    <w:basedOn w:val="Normal"/>
    <w:link w:val="FooterChar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157B7"/>
  </w:style>
  <w:style w:type="character" w:styleId="PlaceholderText">
    <w:name w:val="Placeholder Text"/>
    <w:basedOn w:val="DefaultParagraphFont"/>
    <w:uiPriority w:val="99"/>
    <w:semiHidden/>
    <w:rsid w:val="007A7C2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624B34"/>
    <w:pPr>
      <w:spacing w:before="100" w:beforeAutospacing="1" w:after="100" w:afterAutospacing="1"/>
    </w:pPr>
    <w:rPr>
      <w:rFonts w:ascii="MS PGothic" w:eastAsia="MS PGothic" w:hAnsi="MS PGothic" w:cs="MS PGothic"/>
    </w:rPr>
  </w:style>
  <w:style w:type="table" w:styleId="TableGrid">
    <w:name w:val="Table Grid"/>
    <w:basedOn w:val="TableNormal"/>
    <w:uiPriority w:val="59"/>
    <w:rsid w:val="006F7172"/>
    <w:rPr>
      <w:rFonts w:ascii="Century" w:eastAsia="MS Mincho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47877"/>
    <w:rPr>
      <w:rFonts w:ascii="Trebuchet MS" w:eastAsia="HGMaruGothicMPRO" w:hAnsi="Trebuchet MS" w:cstheme="majorBidi"/>
      <w:sz w:val="22"/>
    </w:rPr>
  </w:style>
  <w:style w:type="paragraph" w:styleId="Revision">
    <w:name w:val="Revision"/>
    <w:hidden/>
    <w:uiPriority w:val="99"/>
    <w:semiHidden/>
    <w:rsid w:val="00A97B37"/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785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098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352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0074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0684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6103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769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731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565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609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212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5073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640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9428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7791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A55DE-8B5E-437C-AAF3-54E0EB216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10</Pages>
  <Words>2135</Words>
  <Characters>2330</Characters>
  <Application>Microsoft Office Word</Application>
  <DocSecurity>0</DocSecurity>
  <Lines>225</Lines>
  <Paragraphs>132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LIJ</dc:creator>
  <cp:lastModifiedBy>河野　洋</cp:lastModifiedBy>
  <cp:revision>6</cp:revision>
  <cp:lastPrinted>2025-12-30T12:52:00Z</cp:lastPrinted>
  <dcterms:created xsi:type="dcterms:W3CDTF">2026-01-03T03:17:00Z</dcterms:created>
  <dcterms:modified xsi:type="dcterms:W3CDTF">2026-01-06T13:31:00Z</dcterms:modified>
</cp:coreProperties>
</file>